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B6F86" w14:textId="3C8309BC" w:rsidR="00000491" w:rsidRPr="006E6456" w:rsidRDefault="00000491" w:rsidP="00000491">
      <w:pPr>
        <w:rPr>
          <w:rFonts w:cs="Times New Roman"/>
        </w:rPr>
      </w:pPr>
      <w:r w:rsidRPr="006E6456">
        <w:rPr>
          <w:rFonts w:cs="Times New Roman"/>
          <w:noProof/>
        </w:rPr>
        <w:drawing>
          <wp:anchor distT="0" distB="0" distL="114300" distR="114300" simplePos="0" relativeHeight="251658240" behindDoc="1" locked="0" layoutInCell="1" allowOverlap="1" wp14:anchorId="5B6BCB74" wp14:editId="22B66DB9">
            <wp:simplePos x="0" y="0"/>
            <wp:positionH relativeFrom="margin">
              <wp:align>center</wp:align>
            </wp:positionH>
            <wp:positionV relativeFrom="paragraph">
              <wp:posOffset>0</wp:posOffset>
            </wp:positionV>
            <wp:extent cx="765810" cy="960120"/>
            <wp:effectExtent l="0" t="0" r="0" b="0"/>
            <wp:wrapTight wrapText="bothSides">
              <wp:wrapPolygon edited="0">
                <wp:start x="0" y="0"/>
                <wp:lineTo x="0" y="17571"/>
                <wp:lineTo x="8060" y="21000"/>
                <wp:lineTo x="12358" y="21000"/>
                <wp:lineTo x="20955" y="18000"/>
                <wp:lineTo x="20955" y="0"/>
                <wp:lineTo x="0" y="0"/>
              </wp:wrapPolygon>
            </wp:wrapTight>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765810" cy="960120"/>
                    </a:xfrm>
                    <a:prstGeom prst="rect">
                      <a:avLst/>
                    </a:prstGeom>
                    <a:noFill/>
                  </pic:spPr>
                </pic:pic>
              </a:graphicData>
            </a:graphic>
            <wp14:sizeRelH relativeFrom="margin">
              <wp14:pctWidth>0</wp14:pctWidth>
            </wp14:sizeRelH>
            <wp14:sizeRelV relativeFrom="margin">
              <wp14:pctHeight>0</wp14:pctHeight>
            </wp14:sizeRelV>
          </wp:anchor>
        </w:drawing>
      </w:r>
    </w:p>
    <w:p w14:paraId="2437182D" w14:textId="031BC4D4" w:rsidR="00000491" w:rsidRPr="006E6456" w:rsidRDefault="00000491" w:rsidP="00000491">
      <w:pPr>
        <w:rPr>
          <w:rFonts w:cs="Times New Roman"/>
        </w:rPr>
      </w:pPr>
    </w:p>
    <w:p w14:paraId="70A73390" w14:textId="17D3F82D" w:rsidR="00000491" w:rsidRPr="006E6456" w:rsidRDefault="00000491" w:rsidP="00000491">
      <w:pPr>
        <w:rPr>
          <w:rFonts w:cs="Times New Roman"/>
        </w:rPr>
      </w:pPr>
    </w:p>
    <w:p w14:paraId="59720483" w14:textId="4C9277EE" w:rsidR="00000491" w:rsidRPr="006E6456" w:rsidRDefault="00000491" w:rsidP="00000491">
      <w:pPr>
        <w:jc w:val="center"/>
        <w:rPr>
          <w:rFonts w:cs="Times New Roman"/>
          <w:sz w:val="36"/>
          <w:szCs w:val="36"/>
        </w:rPr>
      </w:pPr>
      <w:r w:rsidRPr="006E6456">
        <w:rPr>
          <w:rFonts w:cs="Times New Roman"/>
          <w:sz w:val="36"/>
          <w:szCs w:val="36"/>
        </w:rPr>
        <w:t>Sri Lanka Institute of Information Technology</w:t>
      </w:r>
    </w:p>
    <w:p w14:paraId="0623F055" w14:textId="77777777" w:rsidR="00000491" w:rsidRPr="006E6456" w:rsidRDefault="00000491" w:rsidP="00000491">
      <w:pPr>
        <w:pStyle w:val="NormalWeb"/>
        <w:spacing w:before="0" w:beforeAutospacing="0" w:after="0" w:afterAutospacing="0"/>
        <w:ind w:left="360"/>
        <w:jc w:val="both"/>
        <w:rPr>
          <w:rFonts w:ascii="Times New Roman" w:hAnsi="Times New Roman"/>
        </w:rPr>
      </w:pPr>
    </w:p>
    <w:p w14:paraId="2BC79F15" w14:textId="7BC619A9" w:rsidR="00000491" w:rsidRPr="006E6456" w:rsidRDefault="00000491" w:rsidP="00000491">
      <w:pPr>
        <w:pStyle w:val="NormalWeb"/>
        <w:spacing w:before="0" w:beforeAutospacing="0" w:after="0" w:afterAutospacing="0"/>
        <w:ind w:left="360"/>
        <w:jc w:val="center"/>
        <w:rPr>
          <w:rFonts w:ascii="Times New Roman" w:hAnsi="Times New Roman"/>
          <w:sz w:val="48"/>
          <w:szCs w:val="48"/>
        </w:rPr>
      </w:pPr>
    </w:p>
    <w:p w14:paraId="242EB6EE" w14:textId="724CDE4D" w:rsidR="00000491" w:rsidRPr="009C3FEF" w:rsidRDefault="00AE2695" w:rsidP="00000491">
      <w:pPr>
        <w:pStyle w:val="NormalWeb"/>
        <w:spacing w:before="0" w:beforeAutospacing="0" w:after="0" w:afterAutospacing="0"/>
        <w:ind w:left="360"/>
        <w:jc w:val="center"/>
        <w:rPr>
          <w:rFonts w:ascii="Times New Roman" w:hAnsi="Times New Roman"/>
          <w:b/>
          <w:color w:val="auto"/>
          <w:sz w:val="44"/>
          <w:szCs w:val="44"/>
          <w:lang w:val="en-US"/>
        </w:rPr>
      </w:pPr>
      <w:proofErr w:type="spellStart"/>
      <w:r>
        <w:rPr>
          <w:rFonts w:ascii="Times New Roman" w:hAnsi="Times New Roman"/>
          <w:b/>
          <w:color w:val="auto"/>
          <w:sz w:val="44"/>
          <w:szCs w:val="44"/>
          <w:lang w:val="en-US"/>
        </w:rPr>
        <w:t>ElectroGrid</w:t>
      </w:r>
      <w:proofErr w:type="spellEnd"/>
      <w:r w:rsidR="009C3FEF">
        <w:rPr>
          <w:rFonts w:ascii="Times New Roman" w:hAnsi="Times New Roman"/>
          <w:b/>
          <w:color w:val="auto"/>
          <w:sz w:val="44"/>
          <w:szCs w:val="44"/>
          <w:lang w:val="en-US"/>
        </w:rPr>
        <w:t xml:space="preserve"> System </w:t>
      </w:r>
      <w:r w:rsidR="004949D8">
        <w:rPr>
          <w:rFonts w:ascii="Times New Roman" w:hAnsi="Times New Roman"/>
          <w:b/>
          <w:color w:val="auto"/>
          <w:sz w:val="44"/>
          <w:szCs w:val="44"/>
          <w:lang w:val="en-US"/>
        </w:rPr>
        <w:t>Web Services</w:t>
      </w:r>
    </w:p>
    <w:p w14:paraId="2F2C9B2F" w14:textId="2FADFF20" w:rsidR="00000491" w:rsidRDefault="009C3FEF" w:rsidP="00000491">
      <w:pPr>
        <w:pStyle w:val="NormalWeb"/>
        <w:spacing w:before="0" w:beforeAutospacing="0" w:after="0" w:afterAutospacing="0"/>
        <w:ind w:left="360"/>
        <w:jc w:val="center"/>
        <w:rPr>
          <w:rFonts w:ascii="Times New Roman" w:hAnsi="Times New Roman"/>
          <w:b/>
          <w:color w:val="auto"/>
          <w:sz w:val="32"/>
          <w:szCs w:val="32"/>
          <w:lang w:val="en-US"/>
        </w:rPr>
      </w:pPr>
      <w:r>
        <w:rPr>
          <w:rFonts w:ascii="Times New Roman" w:hAnsi="Times New Roman"/>
          <w:b/>
          <w:color w:val="auto"/>
          <w:sz w:val="32"/>
          <w:szCs w:val="32"/>
          <w:lang w:val="en-US"/>
        </w:rPr>
        <w:t>Project Report</w:t>
      </w:r>
    </w:p>
    <w:p w14:paraId="41213BBA" w14:textId="77777777" w:rsidR="00E27A07" w:rsidRPr="009C3FEF" w:rsidRDefault="00E27A07" w:rsidP="00000491">
      <w:pPr>
        <w:pStyle w:val="NormalWeb"/>
        <w:spacing w:before="0" w:beforeAutospacing="0" w:after="0" w:afterAutospacing="0"/>
        <w:ind w:left="360"/>
        <w:jc w:val="center"/>
        <w:rPr>
          <w:rFonts w:ascii="Times New Roman" w:hAnsi="Times New Roman"/>
          <w:b/>
          <w:color w:val="auto"/>
          <w:sz w:val="32"/>
          <w:szCs w:val="32"/>
          <w:lang w:val="en-US"/>
        </w:rPr>
      </w:pPr>
    </w:p>
    <w:p w14:paraId="5D4A21EE" w14:textId="77777777" w:rsidR="00000491" w:rsidRPr="006E6456" w:rsidRDefault="00000491" w:rsidP="00000491">
      <w:pPr>
        <w:pStyle w:val="NormalWeb"/>
        <w:spacing w:before="0" w:beforeAutospacing="0" w:after="0" w:afterAutospacing="0"/>
        <w:ind w:left="360"/>
        <w:jc w:val="center"/>
        <w:rPr>
          <w:rFonts w:ascii="Times New Roman" w:hAnsi="Times New Roman"/>
          <w:color w:val="auto"/>
          <w:sz w:val="16"/>
          <w:szCs w:val="16"/>
        </w:rPr>
      </w:pPr>
    </w:p>
    <w:p w14:paraId="75547FDE" w14:textId="0CFB7CC2" w:rsidR="009C3FEF" w:rsidRDefault="009C3FEF" w:rsidP="00000491">
      <w:pPr>
        <w:pStyle w:val="NormalWeb"/>
        <w:spacing w:before="0" w:beforeAutospacing="0" w:after="0" w:afterAutospacing="0"/>
        <w:ind w:left="360"/>
        <w:jc w:val="center"/>
        <w:rPr>
          <w:rFonts w:ascii="Times New Roman" w:hAnsi="Times New Roman"/>
          <w:color w:val="auto"/>
          <w:sz w:val="28"/>
          <w:szCs w:val="28"/>
          <w:lang w:val="en-US"/>
        </w:rPr>
      </w:pPr>
      <w:r>
        <w:rPr>
          <w:rFonts w:ascii="Times New Roman" w:hAnsi="Times New Roman"/>
          <w:color w:val="auto"/>
          <w:sz w:val="28"/>
          <w:szCs w:val="28"/>
          <w:lang w:val="en-US"/>
        </w:rPr>
        <w:t>IT3030 - Programming Applications and Frameworks 202</w:t>
      </w:r>
      <w:r w:rsidR="00DB311C">
        <w:rPr>
          <w:rFonts w:ascii="Times New Roman" w:hAnsi="Times New Roman"/>
          <w:color w:val="auto"/>
          <w:sz w:val="28"/>
          <w:szCs w:val="28"/>
          <w:lang w:val="en-US"/>
        </w:rPr>
        <w:t>2</w:t>
      </w:r>
    </w:p>
    <w:p w14:paraId="000488B9" w14:textId="45BA7111" w:rsidR="00000491" w:rsidRPr="009C3FEF" w:rsidRDefault="009C3FEF" w:rsidP="00000491">
      <w:pPr>
        <w:pStyle w:val="NormalWeb"/>
        <w:spacing w:before="0" w:beforeAutospacing="0" w:after="0" w:afterAutospacing="0"/>
        <w:ind w:left="360"/>
        <w:jc w:val="center"/>
        <w:rPr>
          <w:rFonts w:ascii="Times New Roman" w:hAnsi="Times New Roman"/>
          <w:color w:val="auto"/>
          <w:sz w:val="28"/>
          <w:szCs w:val="28"/>
          <w:lang w:val="en-US"/>
        </w:rPr>
      </w:pPr>
      <w:r>
        <w:rPr>
          <w:rFonts w:ascii="Times New Roman" w:hAnsi="Times New Roman"/>
          <w:color w:val="auto"/>
          <w:sz w:val="28"/>
          <w:szCs w:val="28"/>
          <w:lang w:val="en-US"/>
        </w:rPr>
        <w:t>Group Assignment</w:t>
      </w:r>
    </w:p>
    <w:p w14:paraId="48FDCBD7" w14:textId="77777777" w:rsidR="00000491" w:rsidRPr="006E6456" w:rsidRDefault="00000491" w:rsidP="00000491">
      <w:pPr>
        <w:pStyle w:val="NormalWeb"/>
        <w:spacing w:before="0" w:beforeAutospacing="0" w:after="0" w:afterAutospacing="0"/>
        <w:ind w:left="360"/>
        <w:jc w:val="center"/>
        <w:rPr>
          <w:rFonts w:ascii="Times New Roman" w:hAnsi="Times New Roman"/>
          <w:color w:val="auto"/>
          <w:sz w:val="28"/>
          <w:szCs w:val="28"/>
        </w:rPr>
      </w:pPr>
    </w:p>
    <w:p w14:paraId="1BCCD2AA" w14:textId="62BCD665" w:rsidR="00FB5683" w:rsidRPr="00F65326" w:rsidRDefault="00FB5683" w:rsidP="00000491">
      <w:pPr>
        <w:pStyle w:val="NormalWeb"/>
        <w:spacing w:before="0" w:beforeAutospacing="0" w:after="0" w:afterAutospacing="0"/>
        <w:ind w:left="360"/>
        <w:jc w:val="center"/>
        <w:rPr>
          <w:rFonts w:ascii="Times New Roman" w:hAnsi="Times New Roman"/>
          <w:color w:val="auto"/>
          <w:sz w:val="28"/>
          <w:szCs w:val="28"/>
          <w:lang w:val="en-US"/>
        </w:rPr>
      </w:pPr>
      <w:r>
        <w:rPr>
          <w:rFonts w:ascii="Times New Roman" w:hAnsi="Times New Roman"/>
          <w:color w:val="auto"/>
          <w:sz w:val="28"/>
          <w:szCs w:val="28"/>
          <w:lang w:val="en-US"/>
        </w:rPr>
        <w:t>Batch</w:t>
      </w:r>
      <w:r w:rsidR="0060508D">
        <w:rPr>
          <w:rFonts w:ascii="Times New Roman" w:hAnsi="Times New Roman"/>
          <w:color w:val="auto"/>
          <w:sz w:val="28"/>
          <w:szCs w:val="28"/>
          <w:lang w:val="en-US"/>
        </w:rPr>
        <w:t xml:space="preserve"> No</w:t>
      </w:r>
      <w:r>
        <w:rPr>
          <w:rFonts w:ascii="Times New Roman" w:hAnsi="Times New Roman"/>
          <w:color w:val="auto"/>
          <w:sz w:val="28"/>
          <w:szCs w:val="28"/>
          <w:lang w:val="en-US"/>
        </w:rPr>
        <w:t>:</w:t>
      </w:r>
      <w:r w:rsidR="00F65326">
        <w:rPr>
          <w:rFonts w:ascii="Times New Roman" w:hAnsi="Times New Roman"/>
          <w:color w:val="auto"/>
          <w:sz w:val="28"/>
          <w:szCs w:val="28"/>
          <w:lang w:val="en-US"/>
        </w:rPr>
        <w:t xml:space="preserve"> </w:t>
      </w:r>
      <w:r w:rsidR="00F65326" w:rsidRPr="00F65326">
        <w:rPr>
          <w:rFonts w:ascii="Times New Roman" w:hAnsi="Times New Roman"/>
          <w:sz w:val="28"/>
          <w:szCs w:val="28"/>
        </w:rPr>
        <w:t>Y3.S1.WE.DS.04</w:t>
      </w:r>
    </w:p>
    <w:p w14:paraId="125CE8DF" w14:textId="6BB40E24" w:rsidR="006A1270" w:rsidRPr="006A1270" w:rsidRDefault="009C3FEF" w:rsidP="00FB5683">
      <w:pPr>
        <w:pStyle w:val="NormalWeb"/>
        <w:spacing w:before="0" w:beforeAutospacing="0" w:after="0" w:afterAutospacing="0"/>
        <w:ind w:left="360"/>
        <w:jc w:val="center"/>
        <w:rPr>
          <w:rFonts w:ascii="Times New Roman" w:hAnsi="Times New Roman"/>
          <w:color w:val="auto"/>
          <w:sz w:val="28"/>
          <w:szCs w:val="28"/>
          <w:lang w:val="en-US"/>
        </w:rPr>
      </w:pPr>
      <w:r>
        <w:rPr>
          <w:rFonts w:ascii="Times New Roman" w:hAnsi="Times New Roman"/>
          <w:color w:val="auto"/>
          <w:sz w:val="28"/>
          <w:szCs w:val="28"/>
          <w:lang w:val="en-US"/>
        </w:rPr>
        <w:t>Group</w:t>
      </w:r>
      <w:r w:rsidR="006A1270">
        <w:rPr>
          <w:rFonts w:ascii="Times New Roman" w:hAnsi="Times New Roman"/>
          <w:color w:val="auto"/>
          <w:sz w:val="28"/>
          <w:szCs w:val="28"/>
          <w:lang w:val="en-US"/>
        </w:rPr>
        <w:t xml:space="preserve"> ID</w:t>
      </w:r>
      <w:r w:rsidR="00000491" w:rsidRPr="006E6456">
        <w:rPr>
          <w:rFonts w:ascii="Times New Roman" w:hAnsi="Times New Roman"/>
          <w:color w:val="auto"/>
          <w:sz w:val="28"/>
          <w:szCs w:val="28"/>
        </w:rPr>
        <w:t xml:space="preserve">: </w:t>
      </w:r>
      <w:r w:rsidR="006A1270">
        <w:rPr>
          <w:rFonts w:ascii="Times New Roman" w:hAnsi="Times New Roman"/>
          <w:color w:val="auto"/>
          <w:sz w:val="28"/>
          <w:szCs w:val="28"/>
          <w:lang w:val="en-US"/>
        </w:rPr>
        <w:t>151</w:t>
      </w:r>
    </w:p>
    <w:p w14:paraId="69937A38" w14:textId="59C4B652" w:rsidR="00E27A07" w:rsidRDefault="00E27A07" w:rsidP="00E27A07">
      <w:pPr>
        <w:pStyle w:val="NormalWeb"/>
        <w:spacing w:before="0" w:beforeAutospacing="0" w:after="0" w:afterAutospacing="0"/>
        <w:rPr>
          <w:rFonts w:ascii="Times New Roman" w:hAnsi="Times New Roman"/>
          <w:color w:val="auto"/>
          <w:sz w:val="24"/>
          <w:szCs w:val="24"/>
        </w:rPr>
      </w:pPr>
    </w:p>
    <w:p w14:paraId="6A934AEB" w14:textId="77777777" w:rsidR="00E27A07" w:rsidRPr="006E6456" w:rsidRDefault="00E27A07" w:rsidP="00000491">
      <w:pPr>
        <w:pStyle w:val="NormalWeb"/>
        <w:spacing w:before="0" w:beforeAutospacing="0" w:after="0" w:afterAutospacing="0"/>
        <w:ind w:left="360"/>
        <w:jc w:val="center"/>
        <w:rPr>
          <w:rFonts w:ascii="Times New Roman" w:hAnsi="Times New Roman"/>
          <w:color w:val="auto"/>
          <w:sz w:val="24"/>
          <w:szCs w:val="24"/>
        </w:rPr>
      </w:pPr>
    </w:p>
    <w:p w14:paraId="50409ACD" w14:textId="77777777" w:rsidR="00000491" w:rsidRPr="006E6456" w:rsidRDefault="00000491" w:rsidP="008266A6">
      <w:pPr>
        <w:pStyle w:val="NormalWeb"/>
        <w:spacing w:before="0" w:beforeAutospacing="0" w:after="0" w:afterAutospacing="0"/>
        <w:ind w:left="360"/>
        <w:rPr>
          <w:rFonts w:ascii="Times New Roman" w:hAnsi="Times New Roman"/>
          <w:color w:val="auto"/>
          <w:sz w:val="24"/>
          <w:szCs w:val="24"/>
        </w:rPr>
      </w:pPr>
    </w:p>
    <w:p w14:paraId="0B010E61" w14:textId="72A87BCE" w:rsidR="00000491" w:rsidRPr="006E6456" w:rsidRDefault="00E94198" w:rsidP="00C773E6">
      <w:pPr>
        <w:pStyle w:val="NormalWeb"/>
        <w:spacing w:before="0" w:beforeAutospacing="0" w:after="0" w:afterAutospacing="0"/>
        <w:ind w:left="2160" w:firstLine="720"/>
        <w:jc w:val="both"/>
        <w:rPr>
          <w:rFonts w:ascii="Times New Roman" w:hAnsi="Times New Roman"/>
          <w:color w:val="auto"/>
          <w:sz w:val="24"/>
          <w:szCs w:val="24"/>
        </w:rPr>
      </w:pPr>
      <w:r>
        <w:rPr>
          <w:rFonts w:ascii="Times New Roman" w:hAnsi="Times New Roman"/>
          <w:color w:val="auto"/>
          <w:sz w:val="24"/>
          <w:szCs w:val="24"/>
          <w:lang w:val="en-US"/>
        </w:rPr>
        <w:t>Group Members</w:t>
      </w:r>
      <w:r w:rsidR="00000491" w:rsidRPr="006E6456">
        <w:rPr>
          <w:rFonts w:ascii="Times New Roman" w:hAnsi="Times New Roman"/>
          <w:color w:val="auto"/>
          <w:sz w:val="24"/>
          <w:szCs w:val="24"/>
        </w:rPr>
        <w:t>:</w:t>
      </w:r>
    </w:p>
    <w:p w14:paraId="697E13AB" w14:textId="753A67BD" w:rsidR="00FD3B03" w:rsidRPr="006E6456" w:rsidRDefault="00FD3B03" w:rsidP="00CF6036">
      <w:pPr>
        <w:pStyle w:val="NormalWeb"/>
        <w:numPr>
          <w:ilvl w:val="0"/>
          <w:numId w:val="1"/>
        </w:numPr>
        <w:spacing w:before="0" w:after="0"/>
        <w:jc w:val="both"/>
        <w:rPr>
          <w:rFonts w:ascii="Times New Roman" w:hAnsi="Times New Roman"/>
          <w:color w:val="auto"/>
          <w:sz w:val="24"/>
          <w:szCs w:val="24"/>
        </w:rPr>
      </w:pPr>
      <w:r w:rsidRPr="006E6456">
        <w:rPr>
          <w:rFonts w:ascii="Times New Roman" w:hAnsi="Times New Roman"/>
          <w:color w:val="auto"/>
          <w:sz w:val="24"/>
          <w:szCs w:val="24"/>
        </w:rPr>
        <w:t>IT</w:t>
      </w:r>
      <w:r w:rsidR="00DC50E8">
        <w:rPr>
          <w:rFonts w:ascii="Times New Roman" w:hAnsi="Times New Roman"/>
          <w:color w:val="auto"/>
          <w:sz w:val="24"/>
          <w:szCs w:val="24"/>
          <w:lang w:val="en-US"/>
        </w:rPr>
        <w:t>20186142</w:t>
      </w:r>
      <w:r w:rsidRPr="006E6456">
        <w:rPr>
          <w:rFonts w:ascii="Times New Roman" w:hAnsi="Times New Roman"/>
          <w:color w:val="auto"/>
          <w:sz w:val="24"/>
          <w:szCs w:val="24"/>
        </w:rPr>
        <w:t xml:space="preserve"> – </w:t>
      </w:r>
      <w:r w:rsidR="00DC50E8">
        <w:rPr>
          <w:rFonts w:ascii="Times New Roman" w:hAnsi="Times New Roman"/>
          <w:color w:val="auto"/>
          <w:sz w:val="24"/>
          <w:szCs w:val="24"/>
          <w:lang w:val="en-US"/>
        </w:rPr>
        <w:t>Wijesooriya</w:t>
      </w:r>
      <w:r w:rsidRPr="006E6456">
        <w:rPr>
          <w:rFonts w:ascii="Times New Roman" w:hAnsi="Times New Roman"/>
          <w:color w:val="auto"/>
          <w:sz w:val="24"/>
          <w:szCs w:val="24"/>
        </w:rPr>
        <w:t xml:space="preserve"> </w:t>
      </w:r>
      <w:r w:rsidR="00DC50E8">
        <w:rPr>
          <w:rFonts w:ascii="Times New Roman" w:hAnsi="Times New Roman"/>
          <w:color w:val="auto"/>
          <w:sz w:val="24"/>
          <w:szCs w:val="24"/>
          <w:lang w:val="en-US"/>
        </w:rPr>
        <w:t>H.M.A.H.</w:t>
      </w:r>
    </w:p>
    <w:p w14:paraId="24C56B74" w14:textId="7A5451B4" w:rsidR="00FD3B03" w:rsidRPr="006E6456" w:rsidRDefault="005F3B8B" w:rsidP="00CF6036">
      <w:pPr>
        <w:pStyle w:val="NormalWeb"/>
        <w:numPr>
          <w:ilvl w:val="0"/>
          <w:numId w:val="1"/>
        </w:numPr>
        <w:spacing w:before="0" w:after="0"/>
        <w:jc w:val="both"/>
        <w:rPr>
          <w:rFonts w:ascii="Times New Roman" w:hAnsi="Times New Roman"/>
          <w:color w:val="auto"/>
          <w:sz w:val="24"/>
          <w:szCs w:val="24"/>
        </w:rPr>
      </w:pPr>
      <w:r w:rsidRPr="00AA7AAD">
        <w:rPr>
          <w:rFonts w:ascii="Times New Roman" w:hAnsi="Times New Roman"/>
          <w:sz w:val="24"/>
          <w:szCs w:val="24"/>
        </w:rPr>
        <w:t>IT</w:t>
      </w:r>
      <w:r w:rsidR="00C67D4B">
        <w:rPr>
          <w:rFonts w:ascii="Times New Roman" w:hAnsi="Times New Roman"/>
          <w:sz w:val="24"/>
          <w:szCs w:val="24"/>
          <w:lang w:val="en-US"/>
        </w:rPr>
        <w:t>20183554</w:t>
      </w:r>
      <w:r>
        <w:rPr>
          <w:rFonts w:ascii="Times New Roman" w:hAnsi="Times New Roman"/>
          <w:sz w:val="24"/>
          <w:szCs w:val="24"/>
          <w:lang w:val="en-US"/>
        </w:rPr>
        <w:t xml:space="preserve"> </w:t>
      </w:r>
      <w:r w:rsidR="00FD3B03" w:rsidRPr="006E6456">
        <w:rPr>
          <w:rFonts w:ascii="Times New Roman" w:hAnsi="Times New Roman"/>
          <w:color w:val="auto"/>
          <w:sz w:val="24"/>
          <w:szCs w:val="24"/>
        </w:rPr>
        <w:t xml:space="preserve">– </w:t>
      </w:r>
      <w:proofErr w:type="spellStart"/>
      <w:r w:rsidR="00D12D2E">
        <w:rPr>
          <w:rFonts w:ascii="Times New Roman" w:hAnsi="Times New Roman"/>
          <w:color w:val="auto"/>
          <w:sz w:val="24"/>
          <w:szCs w:val="24"/>
          <w:lang w:val="en-US"/>
        </w:rPr>
        <w:t>Chandrasena</w:t>
      </w:r>
      <w:proofErr w:type="spellEnd"/>
      <w:r w:rsidR="00D12D2E">
        <w:rPr>
          <w:rFonts w:ascii="Times New Roman" w:hAnsi="Times New Roman"/>
          <w:color w:val="auto"/>
          <w:sz w:val="24"/>
          <w:szCs w:val="24"/>
          <w:lang w:val="en-US"/>
        </w:rPr>
        <w:t xml:space="preserve"> M</w:t>
      </w:r>
      <w:r>
        <w:rPr>
          <w:rFonts w:ascii="Times New Roman" w:hAnsi="Times New Roman"/>
          <w:sz w:val="24"/>
          <w:szCs w:val="24"/>
        </w:rPr>
        <w:t>.</w:t>
      </w:r>
      <w:r w:rsidR="00D12D2E">
        <w:rPr>
          <w:rFonts w:ascii="Times New Roman" w:hAnsi="Times New Roman"/>
          <w:sz w:val="24"/>
          <w:szCs w:val="24"/>
          <w:lang w:val="en-US"/>
        </w:rPr>
        <w:t>C</w:t>
      </w:r>
      <w:r>
        <w:rPr>
          <w:rFonts w:ascii="Times New Roman" w:hAnsi="Times New Roman"/>
          <w:sz w:val="24"/>
          <w:szCs w:val="24"/>
          <w:lang w:val="en-US"/>
        </w:rPr>
        <w:t>.</w:t>
      </w:r>
    </w:p>
    <w:p w14:paraId="44B7FCEF" w14:textId="74305F09" w:rsidR="00FD3B03" w:rsidRPr="006E6456" w:rsidRDefault="00403489" w:rsidP="00CF6036">
      <w:pPr>
        <w:pStyle w:val="NormalWeb"/>
        <w:numPr>
          <w:ilvl w:val="0"/>
          <w:numId w:val="1"/>
        </w:numPr>
        <w:spacing w:before="0" w:after="0"/>
        <w:jc w:val="both"/>
        <w:rPr>
          <w:rFonts w:ascii="Times New Roman" w:hAnsi="Times New Roman"/>
          <w:color w:val="auto"/>
          <w:sz w:val="24"/>
          <w:szCs w:val="24"/>
        </w:rPr>
      </w:pPr>
      <w:r>
        <w:rPr>
          <w:rFonts w:ascii="Times New Roman" w:hAnsi="Times New Roman"/>
          <w:color w:val="auto"/>
          <w:sz w:val="24"/>
          <w:szCs w:val="24"/>
          <w:lang w:val="en-US"/>
        </w:rPr>
        <w:t>IT20188054</w:t>
      </w:r>
      <w:r w:rsidR="00FD3B03" w:rsidRPr="006E6456">
        <w:rPr>
          <w:rFonts w:ascii="Times New Roman" w:hAnsi="Times New Roman"/>
          <w:color w:val="auto"/>
          <w:sz w:val="24"/>
          <w:szCs w:val="24"/>
        </w:rPr>
        <w:t xml:space="preserve"> – </w:t>
      </w:r>
      <w:proofErr w:type="spellStart"/>
      <w:r>
        <w:rPr>
          <w:rFonts w:ascii="Times New Roman" w:hAnsi="Times New Roman"/>
          <w:color w:val="auto"/>
          <w:sz w:val="24"/>
          <w:szCs w:val="24"/>
          <w:lang w:val="en-US"/>
        </w:rPr>
        <w:t>Benthota</w:t>
      </w:r>
      <w:proofErr w:type="spellEnd"/>
      <w:r w:rsidR="004424A8">
        <w:rPr>
          <w:rFonts w:ascii="Times New Roman" w:hAnsi="Times New Roman"/>
          <w:color w:val="auto"/>
          <w:sz w:val="24"/>
          <w:szCs w:val="24"/>
          <w:lang w:val="en-US"/>
        </w:rPr>
        <w:t xml:space="preserve"> </w:t>
      </w:r>
      <w:proofErr w:type="spellStart"/>
      <w:r w:rsidR="004424A8">
        <w:rPr>
          <w:rFonts w:ascii="Times New Roman" w:hAnsi="Times New Roman"/>
          <w:color w:val="auto"/>
          <w:sz w:val="24"/>
          <w:szCs w:val="24"/>
          <w:lang w:val="en-US"/>
        </w:rPr>
        <w:t>Arachchi</w:t>
      </w:r>
      <w:proofErr w:type="spellEnd"/>
      <w:r w:rsidR="004424A8">
        <w:rPr>
          <w:rFonts w:ascii="Times New Roman" w:hAnsi="Times New Roman"/>
          <w:color w:val="auto"/>
          <w:sz w:val="24"/>
          <w:szCs w:val="24"/>
          <w:lang w:val="en-US"/>
        </w:rPr>
        <w:t xml:space="preserve"> B.A.T.P</w:t>
      </w:r>
      <w:r w:rsidR="00E24D5E">
        <w:rPr>
          <w:rFonts w:ascii="Times New Roman" w:hAnsi="Times New Roman"/>
          <w:color w:val="auto"/>
          <w:sz w:val="24"/>
          <w:szCs w:val="24"/>
          <w:lang w:val="en-US"/>
        </w:rPr>
        <w:t>.</w:t>
      </w:r>
    </w:p>
    <w:p w14:paraId="616F34B7" w14:textId="48CDB8E6" w:rsidR="005F3B8B" w:rsidRPr="006E6456" w:rsidRDefault="005F3B8B" w:rsidP="00CF6036">
      <w:pPr>
        <w:pStyle w:val="NormalWeb"/>
        <w:numPr>
          <w:ilvl w:val="0"/>
          <w:numId w:val="1"/>
        </w:numPr>
        <w:spacing w:before="0" w:after="0"/>
        <w:jc w:val="both"/>
        <w:rPr>
          <w:rFonts w:ascii="Times New Roman" w:hAnsi="Times New Roman"/>
          <w:color w:val="auto"/>
          <w:sz w:val="24"/>
          <w:szCs w:val="24"/>
        </w:rPr>
      </w:pPr>
      <w:r w:rsidRPr="00AA7AAD">
        <w:rPr>
          <w:rFonts w:ascii="Times New Roman" w:hAnsi="Times New Roman"/>
          <w:sz w:val="24"/>
          <w:szCs w:val="24"/>
        </w:rPr>
        <w:t>IT</w:t>
      </w:r>
      <w:r w:rsidR="00446F67">
        <w:rPr>
          <w:rFonts w:ascii="Times New Roman" w:hAnsi="Times New Roman"/>
          <w:sz w:val="24"/>
          <w:szCs w:val="24"/>
          <w:lang w:val="en-US"/>
        </w:rPr>
        <w:t>20012342</w:t>
      </w:r>
      <w:r>
        <w:rPr>
          <w:rFonts w:ascii="Times New Roman" w:hAnsi="Times New Roman"/>
          <w:sz w:val="24"/>
          <w:szCs w:val="24"/>
          <w:lang w:val="en-US"/>
        </w:rPr>
        <w:t xml:space="preserve"> </w:t>
      </w:r>
      <w:r w:rsidR="00FD3B03" w:rsidRPr="006E6456">
        <w:rPr>
          <w:rFonts w:ascii="Times New Roman" w:hAnsi="Times New Roman"/>
          <w:color w:val="auto"/>
          <w:sz w:val="24"/>
          <w:szCs w:val="24"/>
        </w:rPr>
        <w:t>–</w:t>
      </w:r>
      <w:r>
        <w:rPr>
          <w:rFonts w:ascii="Times New Roman" w:hAnsi="Times New Roman"/>
          <w:color w:val="auto"/>
          <w:sz w:val="24"/>
          <w:szCs w:val="24"/>
          <w:lang w:val="en-US"/>
        </w:rPr>
        <w:t xml:space="preserve"> </w:t>
      </w:r>
      <w:r w:rsidR="00DE553D">
        <w:rPr>
          <w:rFonts w:ascii="Times New Roman" w:hAnsi="Times New Roman"/>
          <w:sz w:val="24"/>
          <w:szCs w:val="24"/>
          <w:lang w:val="en-US"/>
        </w:rPr>
        <w:t>Sanjeewa J.M.I.P</w:t>
      </w:r>
      <w:r w:rsidR="00BD6FB5">
        <w:rPr>
          <w:rFonts w:ascii="Times New Roman" w:hAnsi="Times New Roman"/>
          <w:sz w:val="24"/>
          <w:szCs w:val="24"/>
          <w:lang w:val="en-US"/>
        </w:rPr>
        <w:t>.</w:t>
      </w:r>
    </w:p>
    <w:p w14:paraId="13FB3519" w14:textId="6DF46DDE" w:rsidR="00000491" w:rsidRPr="006E6456" w:rsidRDefault="005F3B8B" w:rsidP="00CF6036">
      <w:pPr>
        <w:pStyle w:val="NormalWeb"/>
        <w:numPr>
          <w:ilvl w:val="0"/>
          <w:numId w:val="1"/>
        </w:numPr>
        <w:spacing w:before="0" w:after="0"/>
        <w:jc w:val="both"/>
        <w:rPr>
          <w:rFonts w:ascii="Times New Roman" w:hAnsi="Times New Roman"/>
          <w:color w:val="auto"/>
          <w:sz w:val="24"/>
          <w:szCs w:val="24"/>
        </w:rPr>
      </w:pPr>
      <w:r w:rsidRPr="73E5150B">
        <w:rPr>
          <w:rFonts w:ascii="Times New Roman" w:hAnsi="Times New Roman"/>
          <w:sz w:val="24"/>
          <w:szCs w:val="24"/>
        </w:rPr>
        <w:t>IT2</w:t>
      </w:r>
      <w:r w:rsidR="7C37CBD6" w:rsidRPr="73E5150B">
        <w:rPr>
          <w:rFonts w:ascii="Times New Roman" w:hAnsi="Times New Roman"/>
          <w:sz w:val="24"/>
          <w:szCs w:val="24"/>
        </w:rPr>
        <w:t>0178840</w:t>
      </w:r>
      <w:r w:rsidR="00FD3B03" w:rsidRPr="73E5150B">
        <w:rPr>
          <w:rFonts w:ascii="Times New Roman" w:hAnsi="Times New Roman"/>
          <w:color w:val="auto"/>
          <w:sz w:val="24"/>
          <w:szCs w:val="24"/>
        </w:rPr>
        <w:t xml:space="preserve"> – Weerasinghe T.R</w:t>
      </w:r>
      <w:r w:rsidR="00806BBD">
        <w:rPr>
          <w:rFonts w:ascii="Times New Roman" w:hAnsi="Times New Roman"/>
          <w:color w:val="auto"/>
          <w:sz w:val="24"/>
          <w:szCs w:val="24"/>
          <w:lang w:val="en-US"/>
        </w:rPr>
        <w:t>.</w:t>
      </w:r>
    </w:p>
    <w:p w14:paraId="2730CC5C" w14:textId="77777777" w:rsidR="00000491" w:rsidRPr="006E6456" w:rsidRDefault="00000491" w:rsidP="00000491">
      <w:pPr>
        <w:pStyle w:val="NormalWeb"/>
        <w:spacing w:before="0" w:beforeAutospacing="0" w:after="0" w:afterAutospacing="0"/>
        <w:ind w:left="360"/>
        <w:jc w:val="center"/>
        <w:rPr>
          <w:rFonts w:ascii="Times New Roman" w:hAnsi="Times New Roman"/>
          <w:sz w:val="24"/>
          <w:szCs w:val="24"/>
        </w:rPr>
      </w:pPr>
    </w:p>
    <w:p w14:paraId="161CBBD1" w14:textId="77777777" w:rsidR="00000491" w:rsidRPr="006E6456" w:rsidRDefault="00000491" w:rsidP="00000491">
      <w:pPr>
        <w:pStyle w:val="NormalWeb"/>
        <w:spacing w:before="0" w:beforeAutospacing="0" w:after="0" w:afterAutospacing="0"/>
        <w:ind w:left="360"/>
        <w:jc w:val="center"/>
        <w:rPr>
          <w:rFonts w:ascii="Times New Roman" w:hAnsi="Times New Roman"/>
          <w:sz w:val="24"/>
          <w:szCs w:val="24"/>
        </w:rPr>
      </w:pPr>
    </w:p>
    <w:p w14:paraId="675E04F5" w14:textId="5396C584" w:rsidR="00000491" w:rsidRPr="006E6456" w:rsidRDefault="00000491" w:rsidP="00000491">
      <w:pPr>
        <w:pStyle w:val="NormalWeb"/>
        <w:spacing w:before="0" w:beforeAutospacing="0" w:after="0" w:afterAutospacing="0"/>
        <w:ind w:left="360"/>
        <w:jc w:val="center"/>
        <w:rPr>
          <w:rFonts w:ascii="Times New Roman" w:hAnsi="Times New Roman"/>
          <w:sz w:val="24"/>
          <w:szCs w:val="24"/>
        </w:rPr>
      </w:pPr>
    </w:p>
    <w:p w14:paraId="5A244AEB" w14:textId="3D5AFDC7" w:rsidR="009C76F1" w:rsidRPr="006E6456" w:rsidRDefault="009C76F1" w:rsidP="00000491">
      <w:pPr>
        <w:pStyle w:val="NormalWeb"/>
        <w:spacing w:before="0" w:beforeAutospacing="0" w:after="0" w:afterAutospacing="0"/>
        <w:ind w:left="360"/>
        <w:jc w:val="center"/>
        <w:rPr>
          <w:rFonts w:ascii="Times New Roman" w:hAnsi="Times New Roman"/>
          <w:sz w:val="24"/>
          <w:szCs w:val="24"/>
        </w:rPr>
      </w:pPr>
    </w:p>
    <w:p w14:paraId="66C67E0D" w14:textId="67DEB2DB" w:rsidR="009C76F1" w:rsidRPr="006E6456" w:rsidRDefault="009C76F1" w:rsidP="00000491">
      <w:pPr>
        <w:pStyle w:val="NormalWeb"/>
        <w:spacing w:before="0" w:beforeAutospacing="0" w:after="0" w:afterAutospacing="0"/>
        <w:ind w:left="360"/>
        <w:jc w:val="center"/>
        <w:rPr>
          <w:rFonts w:ascii="Times New Roman" w:hAnsi="Times New Roman"/>
          <w:sz w:val="24"/>
          <w:szCs w:val="24"/>
        </w:rPr>
      </w:pPr>
    </w:p>
    <w:p w14:paraId="6580583E" w14:textId="7E5D0113" w:rsidR="009C76F1" w:rsidRDefault="009C76F1" w:rsidP="00000491">
      <w:pPr>
        <w:pStyle w:val="NormalWeb"/>
        <w:spacing w:before="0" w:beforeAutospacing="0" w:after="0" w:afterAutospacing="0"/>
        <w:ind w:left="360"/>
        <w:jc w:val="center"/>
        <w:rPr>
          <w:rFonts w:ascii="Times New Roman" w:hAnsi="Times New Roman"/>
          <w:sz w:val="24"/>
          <w:szCs w:val="24"/>
        </w:rPr>
      </w:pPr>
    </w:p>
    <w:p w14:paraId="50FF319C" w14:textId="691F0350" w:rsidR="00E27A07" w:rsidRDefault="00E27A07" w:rsidP="00000491">
      <w:pPr>
        <w:pStyle w:val="NormalWeb"/>
        <w:spacing w:before="0" w:beforeAutospacing="0" w:after="0" w:afterAutospacing="0"/>
        <w:ind w:left="360"/>
        <w:jc w:val="center"/>
        <w:rPr>
          <w:rFonts w:ascii="Times New Roman" w:hAnsi="Times New Roman"/>
          <w:sz w:val="24"/>
          <w:szCs w:val="24"/>
        </w:rPr>
      </w:pPr>
    </w:p>
    <w:p w14:paraId="3DEE2DCE" w14:textId="77777777" w:rsidR="00E27A07" w:rsidRPr="006E6456" w:rsidRDefault="00E27A07" w:rsidP="00000491">
      <w:pPr>
        <w:pStyle w:val="NormalWeb"/>
        <w:spacing w:before="0" w:beforeAutospacing="0" w:after="0" w:afterAutospacing="0"/>
        <w:ind w:left="360"/>
        <w:jc w:val="center"/>
        <w:rPr>
          <w:rFonts w:ascii="Times New Roman" w:hAnsi="Times New Roman"/>
          <w:sz w:val="24"/>
          <w:szCs w:val="24"/>
        </w:rPr>
      </w:pPr>
    </w:p>
    <w:p w14:paraId="1CF12883" w14:textId="77777777" w:rsidR="00000491" w:rsidRPr="006E6456" w:rsidRDefault="00000491" w:rsidP="00000491">
      <w:pPr>
        <w:pStyle w:val="NormalWeb"/>
        <w:spacing w:before="0" w:beforeAutospacing="0" w:after="0" w:afterAutospacing="0"/>
        <w:ind w:left="360"/>
        <w:jc w:val="center"/>
        <w:rPr>
          <w:rFonts w:ascii="Times New Roman" w:hAnsi="Times New Roman"/>
          <w:sz w:val="24"/>
          <w:szCs w:val="24"/>
        </w:rPr>
      </w:pPr>
    </w:p>
    <w:p w14:paraId="6AABE694" w14:textId="77777777" w:rsidR="00000491" w:rsidRPr="006E6456" w:rsidRDefault="00000491" w:rsidP="00000491">
      <w:pPr>
        <w:pStyle w:val="NormalWeb"/>
        <w:spacing w:before="0" w:beforeAutospacing="0" w:after="0" w:afterAutospacing="0"/>
        <w:ind w:left="360"/>
        <w:jc w:val="center"/>
        <w:rPr>
          <w:rFonts w:ascii="Times New Roman" w:hAnsi="Times New Roman"/>
          <w:sz w:val="24"/>
          <w:szCs w:val="24"/>
        </w:rPr>
      </w:pPr>
    </w:p>
    <w:p w14:paraId="4688123E" w14:textId="77777777" w:rsidR="0087647C" w:rsidRDefault="00000491" w:rsidP="00AD0ABB">
      <w:pPr>
        <w:pStyle w:val="NormalWeb"/>
        <w:spacing w:before="0" w:beforeAutospacing="0" w:after="0" w:afterAutospacing="0"/>
        <w:ind w:left="360"/>
        <w:rPr>
          <w:rFonts w:ascii="Times New Roman" w:hAnsi="Times New Roman"/>
          <w:color w:val="auto"/>
          <w:sz w:val="24"/>
          <w:szCs w:val="24"/>
          <w:lang w:val="en-US"/>
        </w:rPr>
      </w:pPr>
      <w:r w:rsidRPr="006E6456">
        <w:rPr>
          <w:rFonts w:ascii="Times New Roman" w:hAnsi="Times New Roman"/>
          <w:color w:val="auto"/>
          <w:sz w:val="24"/>
          <w:szCs w:val="24"/>
        </w:rPr>
        <w:t>Date of submission</w:t>
      </w:r>
      <w:r w:rsidR="00AD0ABB" w:rsidRPr="006E6456">
        <w:rPr>
          <w:rFonts w:ascii="Times New Roman" w:hAnsi="Times New Roman"/>
          <w:color w:val="auto"/>
          <w:sz w:val="24"/>
          <w:szCs w:val="24"/>
          <w:lang w:val="en-US"/>
        </w:rPr>
        <w:t xml:space="preserve">: </w:t>
      </w:r>
      <w:r w:rsidR="009D44AD">
        <w:rPr>
          <w:rFonts w:ascii="Times New Roman" w:hAnsi="Times New Roman"/>
          <w:color w:val="auto"/>
          <w:sz w:val="24"/>
          <w:szCs w:val="24"/>
          <w:lang w:val="en-US"/>
        </w:rPr>
        <w:t>2</w:t>
      </w:r>
      <w:r w:rsidR="00454486">
        <w:rPr>
          <w:rFonts w:ascii="Times New Roman" w:hAnsi="Times New Roman"/>
          <w:color w:val="auto"/>
          <w:sz w:val="24"/>
          <w:szCs w:val="24"/>
          <w:lang w:val="en-US"/>
        </w:rPr>
        <w:t>5</w:t>
      </w:r>
      <w:r w:rsidR="00AD0ABB" w:rsidRPr="006E6456">
        <w:rPr>
          <w:rFonts w:ascii="Times New Roman" w:hAnsi="Times New Roman"/>
          <w:color w:val="auto"/>
          <w:sz w:val="24"/>
          <w:szCs w:val="24"/>
          <w:lang w:val="en-US"/>
        </w:rPr>
        <w:t>/</w:t>
      </w:r>
      <w:r w:rsidR="00BD68D4">
        <w:rPr>
          <w:rFonts w:ascii="Times New Roman" w:hAnsi="Times New Roman"/>
          <w:color w:val="auto"/>
          <w:sz w:val="24"/>
          <w:szCs w:val="24"/>
          <w:lang w:val="en-US"/>
        </w:rPr>
        <w:t>04</w:t>
      </w:r>
      <w:r w:rsidR="00AD0ABB" w:rsidRPr="006E6456">
        <w:rPr>
          <w:rFonts w:ascii="Times New Roman" w:hAnsi="Times New Roman"/>
          <w:color w:val="auto"/>
          <w:sz w:val="24"/>
          <w:szCs w:val="24"/>
          <w:lang w:val="en-US"/>
        </w:rPr>
        <w:t>/202</w:t>
      </w:r>
      <w:r w:rsidR="00454486">
        <w:rPr>
          <w:rFonts w:ascii="Times New Roman" w:hAnsi="Times New Roman"/>
          <w:color w:val="auto"/>
          <w:sz w:val="24"/>
          <w:szCs w:val="24"/>
          <w:lang w:val="en-US"/>
        </w:rPr>
        <w:t>2</w:t>
      </w:r>
    </w:p>
    <w:p w14:paraId="518760FC" w14:textId="77777777" w:rsidR="003F6E1E" w:rsidRDefault="003F6E1E" w:rsidP="00AD0ABB">
      <w:pPr>
        <w:pStyle w:val="NormalWeb"/>
        <w:spacing w:before="0" w:beforeAutospacing="0" w:after="0" w:afterAutospacing="0"/>
        <w:ind w:left="360"/>
        <w:rPr>
          <w:rFonts w:ascii="Times New Roman" w:hAnsi="Times New Roman"/>
          <w:color w:val="auto"/>
          <w:sz w:val="24"/>
          <w:szCs w:val="24"/>
          <w:lang w:val="en-US"/>
        </w:rPr>
      </w:pPr>
    </w:p>
    <w:p w14:paraId="18A3065A" w14:textId="482BBB0A" w:rsidR="003F6E1E" w:rsidRPr="00097E2F" w:rsidRDefault="00524C15" w:rsidP="00AD0ABB">
      <w:pPr>
        <w:pStyle w:val="NormalWeb"/>
        <w:spacing w:before="0" w:beforeAutospacing="0" w:after="0" w:afterAutospacing="0"/>
        <w:ind w:left="360"/>
        <w:rPr>
          <w:rFonts w:ascii="Times New Roman" w:hAnsi="Times New Roman"/>
          <w:b/>
          <w:bCs/>
          <w:color w:val="auto"/>
          <w:sz w:val="24"/>
          <w:szCs w:val="24"/>
          <w:lang w:val="en-US"/>
        </w:rPr>
      </w:pPr>
      <w:r w:rsidRPr="00097E2F">
        <w:rPr>
          <w:rFonts w:cs="Arial"/>
          <w:b/>
          <w:bCs/>
          <w:sz w:val="25"/>
          <w:szCs w:val="25"/>
          <w:shd w:val="clear" w:color="auto" w:fill="FAF9F8"/>
        </w:rPr>
        <w:lastRenderedPageBreak/>
        <w:t>Table of Contents</w:t>
      </w:r>
    </w:p>
    <w:p w14:paraId="51C31187" w14:textId="77777777" w:rsidR="00524C15" w:rsidRDefault="00524C15" w:rsidP="00AD0ABB">
      <w:pPr>
        <w:pStyle w:val="NormalWeb"/>
        <w:spacing w:before="0" w:beforeAutospacing="0" w:after="0" w:afterAutospacing="0"/>
        <w:ind w:left="360"/>
        <w:rPr>
          <w:rFonts w:ascii="Times New Roman" w:hAnsi="Times New Roman"/>
          <w:b/>
          <w:bCs/>
          <w:color w:val="auto"/>
          <w:sz w:val="28"/>
          <w:szCs w:val="28"/>
          <w:lang w:val="en-US"/>
        </w:rPr>
      </w:pPr>
    </w:p>
    <w:p w14:paraId="4E5E62C1" w14:textId="5C731421" w:rsidR="002F6A54" w:rsidRPr="001911C9" w:rsidRDefault="00D24B5C" w:rsidP="00D50C1A">
      <w:pPr>
        <w:pStyle w:val="NormalWeb"/>
        <w:numPr>
          <w:ilvl w:val="0"/>
          <w:numId w:val="14"/>
        </w:numPr>
        <w:spacing w:before="0" w:beforeAutospacing="0" w:after="0" w:afterAutospacing="0"/>
        <w:rPr>
          <w:rFonts w:ascii="Times New Roman" w:hAnsi="Times New Roman"/>
          <w:color w:val="auto"/>
          <w:sz w:val="23"/>
          <w:szCs w:val="23"/>
          <w:lang w:val="en-US"/>
        </w:rPr>
      </w:pPr>
      <w:r w:rsidRPr="001911C9">
        <w:rPr>
          <w:rFonts w:ascii="Times New Roman" w:hAnsi="Times New Roman"/>
          <w:color w:val="auto"/>
          <w:sz w:val="23"/>
          <w:szCs w:val="23"/>
          <w:lang w:val="en-US"/>
        </w:rPr>
        <w:t>Workload Distribution</w:t>
      </w:r>
      <w:r w:rsidR="008F7FA4">
        <w:rPr>
          <w:rFonts w:ascii="Times New Roman" w:hAnsi="Times New Roman"/>
          <w:color w:val="auto"/>
          <w:sz w:val="23"/>
          <w:szCs w:val="23"/>
          <w:lang w:val="en-US"/>
        </w:rPr>
        <w:t>……………………………………………………………………</w:t>
      </w:r>
      <w:r w:rsidR="000966DF">
        <w:rPr>
          <w:rFonts w:ascii="Times New Roman" w:hAnsi="Times New Roman"/>
          <w:color w:val="auto"/>
          <w:sz w:val="23"/>
          <w:szCs w:val="23"/>
          <w:lang w:val="en-US"/>
        </w:rPr>
        <w:t>…</w:t>
      </w:r>
      <w:r w:rsidR="00A1198D">
        <w:rPr>
          <w:rFonts w:ascii="Times New Roman" w:hAnsi="Times New Roman"/>
          <w:color w:val="auto"/>
          <w:sz w:val="23"/>
          <w:szCs w:val="23"/>
          <w:lang w:val="en-US"/>
        </w:rPr>
        <w:t>3</w:t>
      </w:r>
    </w:p>
    <w:p w14:paraId="00059158" w14:textId="4F3F1887" w:rsidR="002F6A54" w:rsidRPr="001911C9" w:rsidRDefault="006074F4" w:rsidP="00D50C1A">
      <w:pPr>
        <w:pStyle w:val="NormalWeb"/>
        <w:numPr>
          <w:ilvl w:val="0"/>
          <w:numId w:val="14"/>
        </w:numPr>
        <w:spacing w:before="0" w:beforeAutospacing="0" w:after="0" w:afterAutospacing="0"/>
        <w:rPr>
          <w:rFonts w:ascii="Times New Roman" w:hAnsi="Times New Roman"/>
          <w:color w:val="auto"/>
          <w:sz w:val="23"/>
          <w:szCs w:val="23"/>
          <w:lang w:val="en-US"/>
        </w:rPr>
      </w:pPr>
      <w:r w:rsidRPr="001911C9">
        <w:rPr>
          <w:rFonts w:ascii="Times New Roman" w:hAnsi="Times New Roman"/>
          <w:color w:val="auto"/>
          <w:sz w:val="23"/>
          <w:szCs w:val="23"/>
          <w:lang w:val="en-US"/>
        </w:rPr>
        <w:t xml:space="preserve">Version </w:t>
      </w:r>
      <w:r w:rsidR="005B4874" w:rsidRPr="001911C9">
        <w:rPr>
          <w:rFonts w:ascii="Times New Roman" w:hAnsi="Times New Roman"/>
          <w:color w:val="auto"/>
          <w:sz w:val="23"/>
          <w:szCs w:val="23"/>
          <w:lang w:val="en-US"/>
        </w:rPr>
        <w:t>Controlling</w:t>
      </w:r>
      <w:r w:rsidR="00E6698F">
        <w:rPr>
          <w:rFonts w:ascii="Times New Roman" w:hAnsi="Times New Roman"/>
          <w:color w:val="auto"/>
          <w:sz w:val="23"/>
          <w:szCs w:val="23"/>
          <w:lang w:val="en-US"/>
        </w:rPr>
        <w:t>………………………………………………………………………</w:t>
      </w:r>
      <w:r w:rsidR="000966DF">
        <w:rPr>
          <w:rFonts w:ascii="Times New Roman" w:hAnsi="Times New Roman"/>
          <w:color w:val="auto"/>
          <w:sz w:val="23"/>
          <w:szCs w:val="23"/>
          <w:lang w:val="en-US"/>
        </w:rPr>
        <w:t>…</w:t>
      </w:r>
      <w:r w:rsidR="00DB297F">
        <w:rPr>
          <w:rFonts w:ascii="Times New Roman" w:hAnsi="Times New Roman"/>
          <w:color w:val="auto"/>
          <w:sz w:val="23"/>
          <w:szCs w:val="23"/>
          <w:lang w:val="en-US"/>
        </w:rPr>
        <w:t>4</w:t>
      </w:r>
    </w:p>
    <w:p w14:paraId="13D65E7C" w14:textId="5D76DCEE" w:rsidR="002F6A54" w:rsidRPr="001911C9" w:rsidRDefault="00185F71" w:rsidP="00D50C1A">
      <w:pPr>
        <w:pStyle w:val="NormalWeb"/>
        <w:numPr>
          <w:ilvl w:val="1"/>
          <w:numId w:val="14"/>
        </w:numPr>
        <w:spacing w:before="0" w:beforeAutospacing="0" w:after="0" w:afterAutospacing="0"/>
        <w:rPr>
          <w:rFonts w:ascii="Times New Roman" w:hAnsi="Times New Roman"/>
          <w:color w:val="auto"/>
          <w:sz w:val="23"/>
          <w:szCs w:val="23"/>
          <w:lang w:val="en-US"/>
        </w:rPr>
      </w:pPr>
      <w:r w:rsidRPr="001911C9">
        <w:rPr>
          <w:rFonts w:ascii="Times New Roman" w:hAnsi="Times New Roman"/>
          <w:color w:val="auto"/>
          <w:sz w:val="23"/>
          <w:szCs w:val="23"/>
          <w:lang w:val="en-US"/>
        </w:rPr>
        <w:t>Repository Links</w:t>
      </w:r>
      <w:r w:rsidR="00E6698F">
        <w:rPr>
          <w:rFonts w:ascii="Times New Roman" w:hAnsi="Times New Roman"/>
          <w:color w:val="auto"/>
          <w:sz w:val="23"/>
          <w:szCs w:val="23"/>
          <w:lang w:val="en-US"/>
        </w:rPr>
        <w:t>……………………………………………………………………</w:t>
      </w:r>
      <w:r w:rsidR="00014AAD">
        <w:rPr>
          <w:rFonts w:ascii="Times New Roman" w:hAnsi="Times New Roman"/>
          <w:color w:val="auto"/>
          <w:sz w:val="23"/>
          <w:szCs w:val="23"/>
          <w:lang w:val="en-US"/>
        </w:rPr>
        <w:t>…</w:t>
      </w:r>
      <w:proofErr w:type="gramStart"/>
      <w:r w:rsidR="00014AAD">
        <w:rPr>
          <w:rFonts w:ascii="Times New Roman" w:hAnsi="Times New Roman"/>
          <w:color w:val="auto"/>
          <w:sz w:val="23"/>
          <w:szCs w:val="23"/>
          <w:lang w:val="en-US"/>
        </w:rPr>
        <w:t>...</w:t>
      </w:r>
      <w:r w:rsidR="00780CC0">
        <w:rPr>
          <w:rFonts w:ascii="Times New Roman" w:hAnsi="Times New Roman"/>
          <w:color w:val="auto"/>
          <w:sz w:val="23"/>
          <w:szCs w:val="23"/>
          <w:lang w:val="en-US"/>
        </w:rPr>
        <w:t>..</w:t>
      </w:r>
      <w:proofErr w:type="gramEnd"/>
      <w:r w:rsidR="00014AAD">
        <w:rPr>
          <w:rFonts w:ascii="Times New Roman" w:hAnsi="Times New Roman"/>
          <w:color w:val="auto"/>
          <w:sz w:val="23"/>
          <w:szCs w:val="23"/>
          <w:lang w:val="en-US"/>
        </w:rPr>
        <w:t>4</w:t>
      </w:r>
    </w:p>
    <w:p w14:paraId="324FEEED" w14:textId="3CEB2E4F" w:rsidR="00021B48" w:rsidRPr="001911C9" w:rsidRDefault="00185F71" w:rsidP="003252DA">
      <w:pPr>
        <w:pStyle w:val="NormalWeb"/>
        <w:spacing w:before="0" w:beforeAutospacing="0" w:after="0" w:afterAutospacing="0"/>
        <w:ind w:left="720"/>
        <w:rPr>
          <w:rFonts w:ascii="Times New Roman" w:hAnsi="Times New Roman"/>
          <w:color w:val="auto"/>
          <w:sz w:val="23"/>
          <w:szCs w:val="23"/>
          <w:lang w:val="en-US"/>
        </w:rPr>
      </w:pPr>
      <w:r w:rsidRPr="001911C9">
        <w:rPr>
          <w:rFonts w:ascii="Times New Roman" w:hAnsi="Times New Roman"/>
          <w:color w:val="auto"/>
          <w:sz w:val="23"/>
          <w:szCs w:val="23"/>
          <w:lang w:val="en-US"/>
        </w:rPr>
        <w:t>2.2. Commit</w:t>
      </w:r>
      <w:r w:rsidR="003A6C5A">
        <w:rPr>
          <w:rFonts w:ascii="Times New Roman" w:hAnsi="Times New Roman"/>
          <w:color w:val="auto"/>
          <w:sz w:val="23"/>
          <w:szCs w:val="23"/>
          <w:lang w:val="en-US"/>
        </w:rPr>
        <w:t xml:space="preserve"> Log…………………………………………………………………………</w:t>
      </w:r>
      <w:r w:rsidR="00014AAD">
        <w:rPr>
          <w:rFonts w:ascii="Times New Roman" w:hAnsi="Times New Roman"/>
          <w:color w:val="auto"/>
          <w:sz w:val="23"/>
          <w:szCs w:val="23"/>
          <w:lang w:val="en-US"/>
        </w:rPr>
        <w:t>…</w:t>
      </w:r>
      <w:r w:rsidR="00885A01">
        <w:rPr>
          <w:rFonts w:ascii="Times New Roman" w:hAnsi="Times New Roman"/>
          <w:color w:val="auto"/>
          <w:sz w:val="23"/>
          <w:szCs w:val="23"/>
          <w:lang w:val="en-US"/>
        </w:rPr>
        <w:t>…</w:t>
      </w:r>
      <w:r w:rsidR="00014AAD">
        <w:rPr>
          <w:rFonts w:ascii="Times New Roman" w:hAnsi="Times New Roman"/>
          <w:color w:val="auto"/>
          <w:sz w:val="23"/>
          <w:szCs w:val="23"/>
          <w:lang w:val="en-US"/>
        </w:rPr>
        <w:t>4</w:t>
      </w:r>
    </w:p>
    <w:p w14:paraId="12EDD504" w14:textId="15539B77" w:rsidR="002F6A54" w:rsidRPr="001911C9" w:rsidRDefault="00544E8D" w:rsidP="00D50C1A">
      <w:pPr>
        <w:pStyle w:val="NormalWeb"/>
        <w:numPr>
          <w:ilvl w:val="0"/>
          <w:numId w:val="14"/>
        </w:numPr>
        <w:spacing w:before="0" w:beforeAutospacing="0" w:after="0" w:afterAutospacing="0"/>
        <w:rPr>
          <w:rFonts w:ascii="Times New Roman" w:hAnsi="Times New Roman"/>
          <w:color w:val="auto"/>
          <w:sz w:val="23"/>
          <w:szCs w:val="23"/>
          <w:lang w:val="en-US"/>
        </w:rPr>
      </w:pPr>
      <w:r w:rsidRPr="001911C9">
        <w:rPr>
          <w:rFonts w:ascii="Times New Roman" w:hAnsi="Times New Roman"/>
          <w:color w:val="auto"/>
          <w:sz w:val="23"/>
          <w:szCs w:val="23"/>
          <w:lang w:val="en-US"/>
        </w:rPr>
        <w:t>SE Methodology</w:t>
      </w:r>
      <w:r w:rsidR="003A6C5A">
        <w:rPr>
          <w:rFonts w:ascii="Times New Roman" w:hAnsi="Times New Roman"/>
          <w:color w:val="auto"/>
          <w:sz w:val="23"/>
          <w:szCs w:val="23"/>
          <w:lang w:val="en-US"/>
        </w:rPr>
        <w:t>.</w:t>
      </w:r>
      <w:r w:rsidR="003A6C5A" w:rsidRPr="003A6C5A">
        <w:rPr>
          <w:rFonts w:ascii="Times New Roman" w:hAnsi="Times New Roman"/>
          <w:color w:val="auto"/>
          <w:sz w:val="23"/>
          <w:szCs w:val="23"/>
          <w:lang w:val="en-US"/>
        </w:rPr>
        <w:t xml:space="preserve"> </w:t>
      </w:r>
      <w:r w:rsidR="003A6C5A">
        <w:rPr>
          <w:rFonts w:ascii="Times New Roman" w:hAnsi="Times New Roman"/>
          <w:color w:val="auto"/>
          <w:sz w:val="23"/>
          <w:szCs w:val="23"/>
          <w:lang w:val="en-US"/>
        </w:rPr>
        <w:t>………………………………………………………………………</w:t>
      </w:r>
      <w:r w:rsidR="00E91A32">
        <w:rPr>
          <w:rFonts w:ascii="Times New Roman" w:hAnsi="Times New Roman"/>
          <w:color w:val="auto"/>
          <w:sz w:val="23"/>
          <w:szCs w:val="23"/>
          <w:lang w:val="en-US"/>
        </w:rPr>
        <w:t>….</w:t>
      </w:r>
      <w:r w:rsidR="00850295">
        <w:rPr>
          <w:rFonts w:ascii="Times New Roman" w:hAnsi="Times New Roman"/>
          <w:color w:val="auto"/>
          <w:sz w:val="23"/>
          <w:szCs w:val="23"/>
          <w:lang w:val="en-US"/>
        </w:rPr>
        <w:t>.</w:t>
      </w:r>
      <w:r w:rsidR="00885A01">
        <w:rPr>
          <w:rFonts w:ascii="Times New Roman" w:hAnsi="Times New Roman"/>
          <w:color w:val="auto"/>
          <w:sz w:val="23"/>
          <w:szCs w:val="23"/>
          <w:lang w:val="en-US"/>
        </w:rPr>
        <w:t>.</w:t>
      </w:r>
      <w:r w:rsidR="0004452E">
        <w:rPr>
          <w:rFonts w:ascii="Times New Roman" w:hAnsi="Times New Roman"/>
          <w:color w:val="auto"/>
          <w:sz w:val="23"/>
          <w:szCs w:val="23"/>
          <w:lang w:val="en-US"/>
        </w:rPr>
        <w:t>5</w:t>
      </w:r>
    </w:p>
    <w:p w14:paraId="458C9DAB" w14:textId="2DAA5460" w:rsidR="002F6A54" w:rsidRPr="001911C9" w:rsidRDefault="00FD4781" w:rsidP="00D50C1A">
      <w:pPr>
        <w:pStyle w:val="NormalWeb"/>
        <w:numPr>
          <w:ilvl w:val="0"/>
          <w:numId w:val="14"/>
        </w:numPr>
        <w:spacing w:before="0" w:beforeAutospacing="0" w:after="0" w:afterAutospacing="0"/>
        <w:rPr>
          <w:rFonts w:ascii="Times New Roman" w:hAnsi="Times New Roman"/>
          <w:color w:val="auto"/>
          <w:sz w:val="23"/>
          <w:szCs w:val="23"/>
          <w:lang w:val="en-US"/>
        </w:rPr>
      </w:pPr>
      <w:r w:rsidRPr="001911C9">
        <w:rPr>
          <w:rFonts w:ascii="Times New Roman" w:hAnsi="Times New Roman"/>
          <w:color w:val="auto"/>
          <w:sz w:val="23"/>
          <w:szCs w:val="23"/>
          <w:lang w:val="en-US"/>
        </w:rPr>
        <w:t xml:space="preserve">Time </w:t>
      </w:r>
      <w:proofErr w:type="gramStart"/>
      <w:r w:rsidRPr="001911C9">
        <w:rPr>
          <w:rFonts w:ascii="Times New Roman" w:hAnsi="Times New Roman"/>
          <w:color w:val="auto"/>
          <w:sz w:val="23"/>
          <w:szCs w:val="23"/>
          <w:lang w:val="en-US"/>
        </w:rPr>
        <w:t>Schedule(</w:t>
      </w:r>
      <w:proofErr w:type="gramEnd"/>
      <w:r w:rsidRPr="001911C9">
        <w:rPr>
          <w:rFonts w:ascii="Times New Roman" w:hAnsi="Times New Roman"/>
          <w:color w:val="auto"/>
          <w:sz w:val="23"/>
          <w:szCs w:val="23"/>
          <w:lang w:val="en-US"/>
        </w:rPr>
        <w:t>Gantt chart)</w:t>
      </w:r>
      <w:r w:rsidR="003A6C5A" w:rsidRPr="003A6C5A">
        <w:rPr>
          <w:rFonts w:ascii="Times New Roman" w:hAnsi="Times New Roman"/>
          <w:color w:val="auto"/>
          <w:sz w:val="23"/>
          <w:szCs w:val="23"/>
          <w:lang w:val="en-US"/>
        </w:rPr>
        <w:t xml:space="preserve"> </w:t>
      </w:r>
      <w:r w:rsidR="003A6C5A">
        <w:rPr>
          <w:rFonts w:ascii="Times New Roman" w:hAnsi="Times New Roman"/>
          <w:color w:val="auto"/>
          <w:sz w:val="23"/>
          <w:szCs w:val="23"/>
          <w:lang w:val="en-US"/>
        </w:rPr>
        <w:t>……………………………………………………………</w:t>
      </w:r>
      <w:r w:rsidR="001428A4">
        <w:rPr>
          <w:rFonts w:ascii="Times New Roman" w:hAnsi="Times New Roman"/>
          <w:color w:val="auto"/>
          <w:sz w:val="23"/>
          <w:szCs w:val="23"/>
          <w:lang w:val="en-US"/>
        </w:rPr>
        <w:t>….</w:t>
      </w:r>
      <w:r w:rsidR="0070017C">
        <w:rPr>
          <w:rFonts w:ascii="Times New Roman" w:hAnsi="Times New Roman"/>
          <w:color w:val="auto"/>
          <w:sz w:val="23"/>
          <w:szCs w:val="23"/>
          <w:lang w:val="en-US"/>
        </w:rPr>
        <w:t xml:space="preserve"> </w:t>
      </w:r>
      <w:r w:rsidR="0012288E">
        <w:rPr>
          <w:rFonts w:ascii="Times New Roman" w:hAnsi="Times New Roman"/>
          <w:color w:val="auto"/>
          <w:sz w:val="23"/>
          <w:szCs w:val="23"/>
          <w:lang w:val="en-US"/>
        </w:rPr>
        <w:t>.</w:t>
      </w:r>
      <w:r w:rsidR="002335AE">
        <w:rPr>
          <w:rFonts w:ascii="Times New Roman" w:hAnsi="Times New Roman"/>
          <w:color w:val="auto"/>
          <w:sz w:val="23"/>
          <w:szCs w:val="23"/>
          <w:lang w:val="en-US"/>
        </w:rPr>
        <w:t>5</w:t>
      </w:r>
    </w:p>
    <w:p w14:paraId="752ADA4A" w14:textId="1CC42A4E" w:rsidR="002F6A54" w:rsidRPr="001911C9" w:rsidRDefault="009F3E60" w:rsidP="00D50C1A">
      <w:pPr>
        <w:pStyle w:val="NormalWeb"/>
        <w:numPr>
          <w:ilvl w:val="0"/>
          <w:numId w:val="14"/>
        </w:numPr>
        <w:spacing w:before="0" w:beforeAutospacing="0" w:after="0" w:afterAutospacing="0"/>
        <w:rPr>
          <w:rFonts w:ascii="Times New Roman" w:hAnsi="Times New Roman"/>
          <w:color w:val="auto"/>
          <w:sz w:val="23"/>
          <w:szCs w:val="23"/>
          <w:lang w:val="en-US"/>
        </w:rPr>
      </w:pPr>
      <w:r w:rsidRPr="001911C9">
        <w:rPr>
          <w:rFonts w:ascii="Times New Roman" w:hAnsi="Times New Roman"/>
          <w:color w:val="auto"/>
          <w:sz w:val="23"/>
          <w:szCs w:val="23"/>
          <w:lang w:val="en-US"/>
        </w:rPr>
        <w:t>Requirements</w:t>
      </w:r>
      <w:r w:rsidR="003A6C5A">
        <w:rPr>
          <w:rFonts w:ascii="Times New Roman" w:hAnsi="Times New Roman"/>
          <w:color w:val="auto"/>
          <w:sz w:val="23"/>
          <w:szCs w:val="23"/>
          <w:lang w:val="en-US"/>
        </w:rPr>
        <w:t>……………………………………………………………………</w:t>
      </w:r>
      <w:r w:rsidR="001428A4">
        <w:rPr>
          <w:rFonts w:ascii="Times New Roman" w:hAnsi="Times New Roman"/>
          <w:color w:val="auto"/>
          <w:sz w:val="23"/>
          <w:szCs w:val="23"/>
          <w:lang w:val="en-US"/>
        </w:rPr>
        <w:t>………</w:t>
      </w:r>
      <w:proofErr w:type="gramStart"/>
      <w:r w:rsidR="00E91A32">
        <w:rPr>
          <w:rFonts w:ascii="Times New Roman" w:hAnsi="Times New Roman"/>
          <w:color w:val="auto"/>
          <w:sz w:val="23"/>
          <w:szCs w:val="23"/>
          <w:lang w:val="en-US"/>
        </w:rPr>
        <w:t>.</w:t>
      </w:r>
      <w:r w:rsidR="00DC06C5">
        <w:rPr>
          <w:rFonts w:ascii="Times New Roman" w:hAnsi="Times New Roman"/>
          <w:color w:val="auto"/>
          <w:sz w:val="23"/>
          <w:szCs w:val="23"/>
          <w:lang w:val="en-US"/>
        </w:rPr>
        <w:t>..</w:t>
      </w:r>
      <w:r w:rsidR="006218A5">
        <w:rPr>
          <w:rFonts w:ascii="Times New Roman" w:hAnsi="Times New Roman"/>
          <w:color w:val="auto"/>
          <w:sz w:val="23"/>
          <w:szCs w:val="23"/>
          <w:lang w:val="en-US"/>
        </w:rPr>
        <w:t>..</w:t>
      </w:r>
      <w:proofErr w:type="gramEnd"/>
      <w:r w:rsidR="0070017C">
        <w:rPr>
          <w:rFonts w:ascii="Times New Roman" w:hAnsi="Times New Roman"/>
          <w:color w:val="auto"/>
          <w:sz w:val="23"/>
          <w:szCs w:val="23"/>
          <w:lang w:val="en-US"/>
        </w:rPr>
        <w:t xml:space="preserve"> </w:t>
      </w:r>
      <w:r w:rsidR="005026BC">
        <w:rPr>
          <w:rFonts w:ascii="Times New Roman" w:hAnsi="Times New Roman"/>
          <w:color w:val="auto"/>
          <w:sz w:val="23"/>
          <w:szCs w:val="23"/>
          <w:lang w:val="en-US"/>
        </w:rPr>
        <w:t>6</w:t>
      </w:r>
    </w:p>
    <w:p w14:paraId="791A871F" w14:textId="4BDBCC34" w:rsidR="009F3E60" w:rsidRPr="001911C9" w:rsidRDefault="002F6A54" w:rsidP="00D50C1A">
      <w:pPr>
        <w:pStyle w:val="NormalWeb"/>
        <w:numPr>
          <w:ilvl w:val="1"/>
          <w:numId w:val="14"/>
        </w:numPr>
        <w:spacing w:before="0" w:beforeAutospacing="0" w:after="0" w:afterAutospacing="0"/>
        <w:rPr>
          <w:rFonts w:ascii="Times New Roman" w:hAnsi="Times New Roman"/>
          <w:color w:val="auto"/>
          <w:sz w:val="23"/>
          <w:szCs w:val="23"/>
          <w:lang w:val="en-US"/>
        </w:rPr>
      </w:pPr>
      <w:r w:rsidRPr="001911C9">
        <w:rPr>
          <w:rFonts w:ascii="Times New Roman" w:hAnsi="Times New Roman"/>
          <w:color w:val="auto"/>
          <w:sz w:val="23"/>
          <w:szCs w:val="23"/>
          <w:lang w:val="en-US"/>
        </w:rPr>
        <w:t xml:space="preserve"> Stakeholder Analysis</w:t>
      </w:r>
      <w:r w:rsidR="003A6C5A">
        <w:rPr>
          <w:rFonts w:ascii="Times New Roman" w:hAnsi="Times New Roman"/>
          <w:color w:val="auto"/>
          <w:sz w:val="23"/>
          <w:szCs w:val="23"/>
          <w:lang w:val="en-US"/>
        </w:rPr>
        <w:t>………………………………………………………………</w:t>
      </w:r>
      <w:r w:rsidR="00DA7E91">
        <w:rPr>
          <w:rFonts w:ascii="Times New Roman" w:hAnsi="Times New Roman"/>
          <w:color w:val="auto"/>
          <w:sz w:val="23"/>
          <w:szCs w:val="23"/>
          <w:lang w:val="en-US"/>
        </w:rPr>
        <w:t>…</w:t>
      </w:r>
      <w:proofErr w:type="gramStart"/>
      <w:r w:rsidR="00DA7E91">
        <w:rPr>
          <w:rFonts w:ascii="Times New Roman" w:hAnsi="Times New Roman"/>
          <w:color w:val="auto"/>
          <w:sz w:val="23"/>
          <w:szCs w:val="23"/>
          <w:lang w:val="en-US"/>
        </w:rPr>
        <w:t>….</w:t>
      </w:r>
      <w:r w:rsidR="0012288E">
        <w:rPr>
          <w:rFonts w:ascii="Times New Roman" w:hAnsi="Times New Roman"/>
          <w:color w:val="auto"/>
          <w:sz w:val="23"/>
          <w:szCs w:val="23"/>
          <w:lang w:val="en-US"/>
        </w:rPr>
        <w:t>.</w:t>
      </w:r>
      <w:proofErr w:type="gramEnd"/>
      <w:r w:rsidR="00DA7E91">
        <w:rPr>
          <w:rFonts w:ascii="Times New Roman" w:hAnsi="Times New Roman"/>
          <w:color w:val="auto"/>
          <w:sz w:val="23"/>
          <w:szCs w:val="23"/>
          <w:lang w:val="en-US"/>
        </w:rPr>
        <w:t>6</w:t>
      </w:r>
    </w:p>
    <w:p w14:paraId="052F6551" w14:textId="69D0AB7B" w:rsidR="001F7E96" w:rsidRPr="001911C9" w:rsidRDefault="001F7E96" w:rsidP="00D50C1A">
      <w:pPr>
        <w:pStyle w:val="NormalWeb"/>
        <w:numPr>
          <w:ilvl w:val="1"/>
          <w:numId w:val="14"/>
        </w:numPr>
        <w:spacing w:before="0" w:beforeAutospacing="0" w:after="0" w:afterAutospacing="0"/>
        <w:rPr>
          <w:rFonts w:ascii="Times New Roman" w:hAnsi="Times New Roman"/>
          <w:color w:val="auto"/>
          <w:sz w:val="23"/>
          <w:szCs w:val="23"/>
          <w:lang w:val="en-US"/>
        </w:rPr>
      </w:pPr>
      <w:r w:rsidRPr="001911C9">
        <w:rPr>
          <w:rFonts w:ascii="Times New Roman" w:hAnsi="Times New Roman"/>
          <w:color w:val="auto"/>
          <w:sz w:val="23"/>
          <w:szCs w:val="23"/>
          <w:lang w:val="en-US"/>
        </w:rPr>
        <w:t xml:space="preserve"> </w:t>
      </w:r>
      <w:r w:rsidRPr="001911C9">
        <w:rPr>
          <w:rFonts w:ascii="Times New Roman" w:hAnsi="Times New Roman"/>
          <w:sz w:val="23"/>
          <w:szCs w:val="23"/>
        </w:rPr>
        <w:t>Requirements Analysis</w:t>
      </w:r>
      <w:r w:rsidR="003A6C5A">
        <w:rPr>
          <w:rFonts w:ascii="Times New Roman" w:hAnsi="Times New Roman"/>
          <w:color w:val="auto"/>
          <w:sz w:val="23"/>
          <w:szCs w:val="23"/>
          <w:lang w:val="en-US"/>
        </w:rPr>
        <w:t>……………………………………………………………</w:t>
      </w:r>
      <w:r w:rsidR="00CE5641">
        <w:rPr>
          <w:rFonts w:ascii="Times New Roman" w:hAnsi="Times New Roman"/>
          <w:color w:val="auto"/>
          <w:sz w:val="23"/>
          <w:szCs w:val="23"/>
          <w:lang w:val="en-US"/>
        </w:rPr>
        <w:t>……..</w:t>
      </w:r>
      <w:r w:rsidR="00F55D00">
        <w:rPr>
          <w:rFonts w:ascii="Times New Roman" w:hAnsi="Times New Roman"/>
          <w:color w:val="auto"/>
          <w:sz w:val="23"/>
          <w:szCs w:val="23"/>
          <w:lang w:val="en-US"/>
        </w:rPr>
        <w:t>.</w:t>
      </w:r>
      <w:r w:rsidR="00CE5641">
        <w:rPr>
          <w:rFonts w:ascii="Times New Roman" w:hAnsi="Times New Roman"/>
          <w:color w:val="auto"/>
          <w:sz w:val="23"/>
          <w:szCs w:val="23"/>
          <w:lang w:val="en-US"/>
        </w:rPr>
        <w:t>6</w:t>
      </w:r>
    </w:p>
    <w:p w14:paraId="3297716A" w14:textId="24841ECB" w:rsidR="001F7E96" w:rsidRPr="001911C9" w:rsidRDefault="00CA2426" w:rsidP="00D50C1A">
      <w:pPr>
        <w:pStyle w:val="NormalWeb"/>
        <w:numPr>
          <w:ilvl w:val="2"/>
          <w:numId w:val="14"/>
        </w:numPr>
        <w:spacing w:before="0" w:beforeAutospacing="0" w:after="0" w:afterAutospacing="0"/>
        <w:rPr>
          <w:rFonts w:ascii="Times New Roman" w:hAnsi="Times New Roman"/>
          <w:color w:val="auto"/>
          <w:sz w:val="23"/>
          <w:szCs w:val="23"/>
          <w:lang w:val="en-US"/>
        </w:rPr>
      </w:pPr>
      <w:r w:rsidRPr="001911C9">
        <w:rPr>
          <w:rFonts w:ascii="Times New Roman" w:hAnsi="Times New Roman"/>
          <w:sz w:val="23"/>
          <w:szCs w:val="23"/>
        </w:rPr>
        <w:t>Functional Requirements</w:t>
      </w:r>
      <w:r w:rsidR="003A6C5A">
        <w:rPr>
          <w:rFonts w:ascii="Times New Roman" w:hAnsi="Times New Roman"/>
          <w:color w:val="auto"/>
          <w:sz w:val="23"/>
          <w:szCs w:val="23"/>
          <w:lang w:val="en-US"/>
        </w:rPr>
        <w:t>…………………………………</w:t>
      </w:r>
      <w:r w:rsidR="00CE5641">
        <w:rPr>
          <w:rFonts w:ascii="Times New Roman" w:hAnsi="Times New Roman"/>
          <w:color w:val="auto"/>
          <w:sz w:val="23"/>
          <w:szCs w:val="23"/>
          <w:lang w:val="en-US"/>
        </w:rPr>
        <w:t>……………..7</w:t>
      </w:r>
    </w:p>
    <w:p w14:paraId="08B9564B" w14:textId="400A4D02" w:rsidR="00CA2426" w:rsidRPr="001911C9" w:rsidRDefault="00CA2426" w:rsidP="00D50C1A">
      <w:pPr>
        <w:pStyle w:val="NormalWeb"/>
        <w:numPr>
          <w:ilvl w:val="2"/>
          <w:numId w:val="14"/>
        </w:numPr>
        <w:spacing w:before="0" w:beforeAutospacing="0" w:after="0" w:afterAutospacing="0"/>
        <w:rPr>
          <w:rFonts w:ascii="Times New Roman" w:hAnsi="Times New Roman"/>
          <w:color w:val="auto"/>
          <w:sz w:val="23"/>
          <w:szCs w:val="23"/>
          <w:lang w:val="en-US"/>
        </w:rPr>
      </w:pPr>
      <w:r w:rsidRPr="001911C9">
        <w:rPr>
          <w:rFonts w:ascii="Times New Roman" w:hAnsi="Times New Roman"/>
          <w:sz w:val="23"/>
          <w:szCs w:val="23"/>
        </w:rPr>
        <w:t>Non-functional Requirements</w:t>
      </w:r>
      <w:r w:rsidR="003A6C5A">
        <w:rPr>
          <w:rFonts w:ascii="Times New Roman" w:hAnsi="Times New Roman"/>
          <w:color w:val="auto"/>
          <w:sz w:val="23"/>
          <w:szCs w:val="23"/>
          <w:lang w:val="en-US"/>
        </w:rPr>
        <w:t>………………………………</w:t>
      </w:r>
      <w:r w:rsidR="00CE5641">
        <w:rPr>
          <w:rFonts w:ascii="Times New Roman" w:hAnsi="Times New Roman"/>
          <w:color w:val="auto"/>
          <w:sz w:val="23"/>
          <w:szCs w:val="23"/>
          <w:lang w:val="en-US"/>
        </w:rPr>
        <w:t>…………..</w:t>
      </w:r>
      <w:r w:rsidR="00FC3D50">
        <w:rPr>
          <w:rFonts w:ascii="Times New Roman" w:hAnsi="Times New Roman"/>
          <w:color w:val="auto"/>
          <w:sz w:val="23"/>
          <w:szCs w:val="23"/>
          <w:lang w:val="en-US"/>
        </w:rPr>
        <w:t>.</w:t>
      </w:r>
      <w:r w:rsidR="00CE5641">
        <w:rPr>
          <w:rFonts w:ascii="Times New Roman" w:hAnsi="Times New Roman"/>
          <w:color w:val="auto"/>
          <w:sz w:val="23"/>
          <w:szCs w:val="23"/>
          <w:lang w:val="en-US"/>
        </w:rPr>
        <w:t>8</w:t>
      </w:r>
    </w:p>
    <w:p w14:paraId="2E31E7FF" w14:textId="4EFDD6C3" w:rsidR="00CA2426" w:rsidRPr="001911C9" w:rsidRDefault="0006284D" w:rsidP="00D50C1A">
      <w:pPr>
        <w:pStyle w:val="NormalWeb"/>
        <w:numPr>
          <w:ilvl w:val="2"/>
          <w:numId w:val="14"/>
        </w:numPr>
        <w:spacing w:before="0" w:beforeAutospacing="0" w:after="0" w:afterAutospacing="0"/>
        <w:rPr>
          <w:rFonts w:ascii="Times New Roman" w:hAnsi="Times New Roman"/>
          <w:color w:val="auto"/>
          <w:sz w:val="23"/>
          <w:szCs w:val="23"/>
          <w:lang w:val="en-US"/>
        </w:rPr>
      </w:pPr>
      <w:r w:rsidRPr="001911C9">
        <w:rPr>
          <w:rFonts w:ascii="Times New Roman" w:hAnsi="Times New Roman"/>
          <w:sz w:val="23"/>
          <w:szCs w:val="23"/>
        </w:rPr>
        <w:t>Technical Requirements</w:t>
      </w:r>
      <w:r w:rsidR="003A6C5A">
        <w:rPr>
          <w:rFonts w:ascii="Times New Roman" w:hAnsi="Times New Roman"/>
          <w:color w:val="auto"/>
          <w:sz w:val="23"/>
          <w:szCs w:val="23"/>
          <w:lang w:val="en-US"/>
        </w:rPr>
        <w:t>……………………………………</w:t>
      </w:r>
      <w:r w:rsidR="00CE5641">
        <w:rPr>
          <w:rFonts w:ascii="Times New Roman" w:hAnsi="Times New Roman"/>
          <w:color w:val="auto"/>
          <w:sz w:val="23"/>
          <w:szCs w:val="23"/>
          <w:lang w:val="en-US"/>
        </w:rPr>
        <w:t>……………9</w:t>
      </w:r>
    </w:p>
    <w:p w14:paraId="7E3C320D" w14:textId="6174613A" w:rsidR="0006284D" w:rsidRPr="001911C9" w:rsidRDefault="00082E6C" w:rsidP="00D50C1A">
      <w:pPr>
        <w:pStyle w:val="NormalWeb"/>
        <w:numPr>
          <w:ilvl w:val="1"/>
          <w:numId w:val="14"/>
        </w:numPr>
        <w:spacing w:before="0" w:beforeAutospacing="0" w:after="0" w:afterAutospacing="0"/>
        <w:rPr>
          <w:rFonts w:ascii="Times New Roman" w:hAnsi="Times New Roman"/>
          <w:sz w:val="23"/>
          <w:szCs w:val="23"/>
          <w:lang w:val="en-US"/>
        </w:rPr>
      </w:pPr>
      <w:r w:rsidRPr="001911C9">
        <w:rPr>
          <w:rFonts w:ascii="Times New Roman" w:hAnsi="Times New Roman"/>
          <w:sz w:val="23"/>
          <w:szCs w:val="23"/>
        </w:rPr>
        <w:t>Requirements Modelling</w:t>
      </w:r>
      <w:r w:rsidR="003A6C5A">
        <w:rPr>
          <w:rFonts w:ascii="Times New Roman" w:hAnsi="Times New Roman"/>
          <w:color w:val="auto"/>
          <w:sz w:val="23"/>
          <w:szCs w:val="23"/>
          <w:lang w:val="en-US"/>
        </w:rPr>
        <w:t>……………………………………………………………</w:t>
      </w:r>
      <w:r w:rsidR="00CE5641">
        <w:rPr>
          <w:rFonts w:ascii="Times New Roman" w:hAnsi="Times New Roman"/>
          <w:color w:val="auto"/>
          <w:sz w:val="23"/>
          <w:szCs w:val="23"/>
          <w:lang w:val="en-US"/>
        </w:rPr>
        <w:t>……10</w:t>
      </w:r>
    </w:p>
    <w:p w14:paraId="369899A3" w14:textId="2D7763C5" w:rsidR="00082E6C" w:rsidRPr="001911C9" w:rsidRDefault="00707EE8" w:rsidP="00D50C1A">
      <w:pPr>
        <w:pStyle w:val="NormalWeb"/>
        <w:numPr>
          <w:ilvl w:val="0"/>
          <w:numId w:val="14"/>
        </w:numPr>
        <w:spacing w:before="0" w:beforeAutospacing="0" w:after="0" w:afterAutospacing="0"/>
        <w:rPr>
          <w:rFonts w:ascii="Times New Roman" w:hAnsi="Times New Roman"/>
          <w:sz w:val="23"/>
          <w:szCs w:val="23"/>
          <w:lang w:val="en-US"/>
        </w:rPr>
      </w:pPr>
      <w:r w:rsidRPr="001911C9">
        <w:rPr>
          <w:rFonts w:ascii="Times New Roman" w:hAnsi="Times New Roman"/>
          <w:sz w:val="23"/>
          <w:szCs w:val="23"/>
        </w:rPr>
        <w:t>Overall System Design</w:t>
      </w:r>
      <w:r w:rsidR="002B58E2">
        <w:rPr>
          <w:rFonts w:ascii="Times New Roman" w:hAnsi="Times New Roman"/>
          <w:color w:val="auto"/>
          <w:sz w:val="23"/>
          <w:szCs w:val="23"/>
          <w:lang w:val="en-US"/>
        </w:rPr>
        <w:t>…………………………………………………………………</w:t>
      </w:r>
      <w:r w:rsidR="00CE5641">
        <w:rPr>
          <w:rFonts w:ascii="Times New Roman" w:hAnsi="Times New Roman"/>
          <w:color w:val="auto"/>
          <w:sz w:val="23"/>
          <w:szCs w:val="23"/>
          <w:lang w:val="en-US"/>
        </w:rPr>
        <w:t>…..11</w:t>
      </w:r>
    </w:p>
    <w:p w14:paraId="335332ED" w14:textId="28977C25" w:rsidR="004E625E" w:rsidRPr="001911C9" w:rsidRDefault="00F27146" w:rsidP="00D50C1A">
      <w:pPr>
        <w:pStyle w:val="NormalWeb"/>
        <w:numPr>
          <w:ilvl w:val="1"/>
          <w:numId w:val="14"/>
        </w:numPr>
        <w:spacing w:before="0" w:beforeAutospacing="0" w:after="0" w:afterAutospacing="0"/>
        <w:rPr>
          <w:rFonts w:ascii="Times New Roman" w:hAnsi="Times New Roman"/>
          <w:sz w:val="23"/>
          <w:szCs w:val="23"/>
          <w:lang w:val="en-US"/>
        </w:rPr>
      </w:pPr>
      <w:r w:rsidRPr="001911C9">
        <w:rPr>
          <w:rFonts w:ascii="Times New Roman" w:hAnsi="Times New Roman"/>
          <w:sz w:val="23"/>
          <w:szCs w:val="23"/>
        </w:rPr>
        <w:t>Overall System Architecture</w:t>
      </w:r>
      <w:r w:rsidR="002B58E2">
        <w:rPr>
          <w:rFonts w:ascii="Times New Roman" w:hAnsi="Times New Roman"/>
          <w:color w:val="auto"/>
          <w:sz w:val="23"/>
          <w:szCs w:val="23"/>
          <w:lang w:val="en-US"/>
        </w:rPr>
        <w:t>…………………………………………………………</w:t>
      </w:r>
      <w:r w:rsidR="00CE5641">
        <w:rPr>
          <w:rFonts w:ascii="Times New Roman" w:hAnsi="Times New Roman"/>
          <w:color w:val="auto"/>
          <w:sz w:val="23"/>
          <w:szCs w:val="23"/>
          <w:lang w:val="en-US"/>
        </w:rPr>
        <w:t>…..11</w:t>
      </w:r>
    </w:p>
    <w:p w14:paraId="43F68448" w14:textId="66719618" w:rsidR="00F27146" w:rsidRPr="001911C9" w:rsidRDefault="0057615B" w:rsidP="00D50C1A">
      <w:pPr>
        <w:pStyle w:val="NormalWeb"/>
        <w:numPr>
          <w:ilvl w:val="1"/>
          <w:numId w:val="14"/>
        </w:numPr>
        <w:spacing w:before="0" w:beforeAutospacing="0" w:after="0" w:afterAutospacing="0"/>
        <w:rPr>
          <w:rFonts w:ascii="Times New Roman" w:hAnsi="Times New Roman"/>
          <w:sz w:val="23"/>
          <w:szCs w:val="23"/>
          <w:lang w:val="en-US"/>
        </w:rPr>
      </w:pPr>
      <w:r w:rsidRPr="001911C9">
        <w:rPr>
          <w:rFonts w:ascii="Times New Roman" w:hAnsi="Times New Roman"/>
          <w:sz w:val="23"/>
          <w:szCs w:val="23"/>
        </w:rPr>
        <w:t>Overall Database Architecture</w:t>
      </w:r>
      <w:r w:rsidR="00A02331">
        <w:rPr>
          <w:rFonts w:ascii="Times New Roman" w:hAnsi="Times New Roman"/>
          <w:color w:val="auto"/>
          <w:sz w:val="23"/>
          <w:szCs w:val="23"/>
          <w:lang w:val="en-US"/>
        </w:rPr>
        <w:t>………………………………………………………</w:t>
      </w:r>
      <w:r w:rsidR="00CE5641">
        <w:rPr>
          <w:rFonts w:ascii="Times New Roman" w:hAnsi="Times New Roman"/>
          <w:color w:val="auto"/>
          <w:sz w:val="23"/>
          <w:szCs w:val="23"/>
          <w:lang w:val="en-US"/>
        </w:rPr>
        <w:t>…</w:t>
      </w:r>
      <w:r w:rsidR="00FC3D50">
        <w:rPr>
          <w:rFonts w:ascii="Times New Roman" w:hAnsi="Times New Roman"/>
          <w:color w:val="auto"/>
          <w:sz w:val="23"/>
          <w:szCs w:val="23"/>
          <w:lang w:val="en-US"/>
        </w:rPr>
        <w:t>..</w:t>
      </w:r>
      <w:r w:rsidR="00926257">
        <w:rPr>
          <w:rFonts w:ascii="Times New Roman" w:hAnsi="Times New Roman"/>
          <w:color w:val="auto"/>
          <w:sz w:val="23"/>
          <w:szCs w:val="23"/>
          <w:lang w:val="en-US"/>
        </w:rPr>
        <w:t>.</w:t>
      </w:r>
      <w:r w:rsidR="00CE5641">
        <w:rPr>
          <w:rFonts w:ascii="Times New Roman" w:hAnsi="Times New Roman"/>
          <w:color w:val="auto"/>
          <w:sz w:val="23"/>
          <w:szCs w:val="23"/>
          <w:lang w:val="en-US"/>
        </w:rPr>
        <w:t>12</w:t>
      </w:r>
    </w:p>
    <w:p w14:paraId="098D0004" w14:textId="6DD96068" w:rsidR="0057615B" w:rsidRPr="001911C9" w:rsidRDefault="0057615B" w:rsidP="00D50C1A">
      <w:pPr>
        <w:pStyle w:val="NormalWeb"/>
        <w:numPr>
          <w:ilvl w:val="1"/>
          <w:numId w:val="14"/>
        </w:numPr>
        <w:spacing w:before="0" w:beforeAutospacing="0" w:after="0" w:afterAutospacing="0"/>
        <w:rPr>
          <w:rFonts w:ascii="Times New Roman" w:hAnsi="Times New Roman"/>
          <w:sz w:val="23"/>
          <w:szCs w:val="23"/>
          <w:lang w:val="en-US"/>
        </w:rPr>
      </w:pPr>
      <w:r w:rsidRPr="001911C9">
        <w:rPr>
          <w:rFonts w:ascii="Times New Roman" w:hAnsi="Times New Roman"/>
          <w:sz w:val="23"/>
          <w:szCs w:val="23"/>
          <w:lang w:val="en-US"/>
        </w:rPr>
        <w:t>Overall Activity Diagram</w:t>
      </w:r>
      <w:r w:rsidR="00A02331">
        <w:rPr>
          <w:rFonts w:ascii="Times New Roman" w:hAnsi="Times New Roman"/>
          <w:color w:val="auto"/>
          <w:sz w:val="23"/>
          <w:szCs w:val="23"/>
          <w:lang w:val="en-US"/>
        </w:rPr>
        <w:t>……………………………………………………………</w:t>
      </w:r>
      <w:proofErr w:type="gramStart"/>
      <w:r w:rsidR="00416F8E">
        <w:rPr>
          <w:rFonts w:ascii="Times New Roman" w:hAnsi="Times New Roman"/>
          <w:color w:val="auto"/>
          <w:sz w:val="23"/>
          <w:szCs w:val="23"/>
          <w:lang w:val="en-US"/>
        </w:rPr>
        <w:t>….</w:t>
      </w:r>
      <w:r w:rsidR="00FC3D50">
        <w:rPr>
          <w:rFonts w:ascii="Times New Roman" w:hAnsi="Times New Roman"/>
          <w:color w:val="auto"/>
          <w:sz w:val="23"/>
          <w:szCs w:val="23"/>
          <w:lang w:val="en-US"/>
        </w:rPr>
        <w:t>.</w:t>
      </w:r>
      <w:proofErr w:type="gramEnd"/>
      <w:r w:rsidR="00416F8E">
        <w:rPr>
          <w:rFonts w:ascii="Times New Roman" w:hAnsi="Times New Roman"/>
          <w:color w:val="auto"/>
          <w:sz w:val="23"/>
          <w:szCs w:val="23"/>
          <w:lang w:val="en-US"/>
        </w:rPr>
        <w:t>13</w:t>
      </w:r>
    </w:p>
    <w:p w14:paraId="73D7ED74" w14:textId="12E65656" w:rsidR="0057615B" w:rsidRPr="001911C9" w:rsidRDefault="4B43600D" w:rsidP="4B43600D">
      <w:pPr>
        <w:pStyle w:val="NormalWeb"/>
        <w:numPr>
          <w:ilvl w:val="0"/>
          <w:numId w:val="14"/>
        </w:numPr>
        <w:spacing w:before="0" w:beforeAutospacing="0" w:after="0" w:afterAutospacing="0"/>
        <w:rPr>
          <w:rFonts w:ascii="Times New Roman" w:eastAsiaTheme="minorEastAsia" w:hAnsi="Times New Roman"/>
          <w:sz w:val="23"/>
          <w:szCs w:val="23"/>
          <w:lang w:val="en-US"/>
        </w:rPr>
      </w:pPr>
      <w:r w:rsidRPr="001911C9">
        <w:rPr>
          <w:rFonts w:ascii="Times New Roman" w:hAnsi="Times New Roman"/>
          <w:sz w:val="23"/>
          <w:szCs w:val="23"/>
          <w:lang w:val="en-US"/>
        </w:rPr>
        <w:t>Individual section</w:t>
      </w:r>
      <w:r w:rsidR="00A02331">
        <w:rPr>
          <w:rFonts w:ascii="Times New Roman" w:hAnsi="Times New Roman"/>
          <w:color w:val="auto"/>
          <w:sz w:val="23"/>
          <w:szCs w:val="23"/>
          <w:lang w:val="en-US"/>
        </w:rPr>
        <w:t>……………………………………………………………………</w:t>
      </w:r>
      <w:r w:rsidR="00416F8E">
        <w:rPr>
          <w:rFonts w:ascii="Times New Roman" w:hAnsi="Times New Roman"/>
          <w:color w:val="auto"/>
          <w:sz w:val="23"/>
          <w:szCs w:val="23"/>
          <w:lang w:val="en-US"/>
        </w:rPr>
        <w:t>…</w:t>
      </w:r>
      <w:proofErr w:type="gramStart"/>
      <w:r w:rsidR="00416F8E">
        <w:rPr>
          <w:rFonts w:ascii="Times New Roman" w:hAnsi="Times New Roman"/>
          <w:color w:val="auto"/>
          <w:sz w:val="23"/>
          <w:szCs w:val="23"/>
          <w:lang w:val="en-US"/>
        </w:rPr>
        <w:t>….</w:t>
      </w:r>
      <w:r w:rsidR="00DD6243">
        <w:rPr>
          <w:rFonts w:ascii="Times New Roman" w:hAnsi="Times New Roman"/>
          <w:color w:val="auto"/>
          <w:sz w:val="23"/>
          <w:szCs w:val="23"/>
          <w:lang w:val="en-US"/>
        </w:rPr>
        <w:t>.</w:t>
      </w:r>
      <w:proofErr w:type="gramEnd"/>
      <w:r w:rsidR="00416F8E">
        <w:rPr>
          <w:rFonts w:ascii="Times New Roman" w:hAnsi="Times New Roman"/>
          <w:color w:val="auto"/>
          <w:sz w:val="23"/>
          <w:szCs w:val="23"/>
          <w:lang w:val="en-US"/>
        </w:rPr>
        <w:t>14</w:t>
      </w:r>
    </w:p>
    <w:p w14:paraId="67FF8CC2" w14:textId="3A862D22" w:rsidR="0057615B" w:rsidRPr="001911C9" w:rsidRDefault="4B43600D" w:rsidP="4B43600D">
      <w:pPr>
        <w:pStyle w:val="NormalWeb"/>
        <w:spacing w:before="0" w:beforeAutospacing="0" w:after="0" w:afterAutospacing="0"/>
        <w:rPr>
          <w:rFonts w:ascii="Times New Roman" w:eastAsiaTheme="minorEastAsia" w:hAnsi="Times New Roman"/>
          <w:color w:val="000000" w:themeColor="text1"/>
          <w:sz w:val="23"/>
          <w:szCs w:val="23"/>
          <w:lang w:val=""/>
        </w:rPr>
      </w:pPr>
      <w:r w:rsidRPr="001911C9">
        <w:rPr>
          <w:rFonts w:ascii="Times New Roman" w:hAnsi="Times New Roman"/>
          <w:b/>
          <w:bCs/>
          <w:color w:val="000000" w:themeColor="text1"/>
          <w:sz w:val="23"/>
          <w:szCs w:val="23"/>
          <w:lang w:val="en-US"/>
        </w:rPr>
        <w:t xml:space="preserve">              </w:t>
      </w:r>
      <w:r w:rsidRPr="001911C9">
        <w:rPr>
          <w:rFonts w:ascii="Times New Roman" w:hAnsi="Times New Roman"/>
          <w:color w:val="000000" w:themeColor="text1"/>
          <w:sz w:val="23"/>
          <w:szCs w:val="23"/>
          <w:lang w:val="en-US"/>
        </w:rPr>
        <w:t xml:space="preserve">    7.1</w:t>
      </w:r>
      <w:r w:rsidR="538E70B3" w:rsidRPr="001911C9">
        <w:rPr>
          <w:rFonts w:ascii="Times New Roman" w:hAnsi="Times New Roman"/>
          <w:color w:val="000000" w:themeColor="text1"/>
          <w:sz w:val="23"/>
          <w:szCs w:val="23"/>
          <w:lang w:val="en-US"/>
        </w:rPr>
        <w:t>.</w:t>
      </w:r>
      <w:r w:rsidR="536AFDEB" w:rsidRPr="001911C9">
        <w:rPr>
          <w:rFonts w:ascii="Times New Roman" w:hAnsi="Times New Roman"/>
          <w:color w:val="000000" w:themeColor="text1"/>
          <w:sz w:val="23"/>
          <w:szCs w:val="23"/>
          <w:lang w:val="en-US"/>
        </w:rPr>
        <w:t xml:space="preserve"> </w:t>
      </w:r>
      <w:r w:rsidR="1A353710" w:rsidRPr="001911C9">
        <w:rPr>
          <w:rFonts w:ascii="Times New Roman" w:hAnsi="Times New Roman"/>
          <w:color w:val="000000" w:themeColor="text1"/>
          <w:sz w:val="23"/>
          <w:szCs w:val="23"/>
          <w:lang w:val=""/>
        </w:rPr>
        <w:t>User Service &amp; Breakdown Service</w:t>
      </w:r>
      <w:r w:rsidR="00A02331">
        <w:rPr>
          <w:rFonts w:ascii="Times New Roman" w:hAnsi="Times New Roman"/>
          <w:color w:val="auto"/>
          <w:sz w:val="23"/>
          <w:szCs w:val="23"/>
          <w:lang w:val="en-US"/>
        </w:rPr>
        <w:t>………………………………………………</w:t>
      </w:r>
      <w:r w:rsidR="00C72B29">
        <w:rPr>
          <w:rFonts w:ascii="Times New Roman" w:hAnsi="Times New Roman"/>
          <w:color w:val="auto"/>
          <w:sz w:val="23"/>
          <w:szCs w:val="23"/>
          <w:lang w:val="en-US"/>
        </w:rPr>
        <w:t>…1</w:t>
      </w:r>
      <w:r w:rsidR="00EA6833">
        <w:rPr>
          <w:rFonts w:ascii="Times New Roman" w:hAnsi="Times New Roman"/>
          <w:color w:val="auto"/>
          <w:sz w:val="23"/>
          <w:szCs w:val="23"/>
          <w:lang w:val="en-US"/>
        </w:rPr>
        <w:t>4</w:t>
      </w:r>
    </w:p>
    <w:p w14:paraId="4D90BDDB" w14:textId="24F3FF7C" w:rsidR="0057615B" w:rsidRPr="001911C9" w:rsidRDefault="1A353710" w:rsidP="536AFDEB">
      <w:pPr>
        <w:pStyle w:val="NormalWeb"/>
        <w:spacing w:before="0" w:beforeAutospacing="0" w:after="0" w:afterAutospacing="0"/>
        <w:rPr>
          <w:rFonts w:ascii="Times New Roman" w:eastAsiaTheme="minorEastAsia" w:hAnsi="Times New Roman"/>
          <w:sz w:val="23"/>
          <w:szCs w:val="23"/>
          <w:lang w:val="en-US"/>
        </w:rPr>
      </w:pPr>
      <w:r w:rsidRPr="001911C9">
        <w:rPr>
          <w:rFonts w:ascii="Times New Roman" w:hAnsi="Times New Roman"/>
          <w:sz w:val="23"/>
          <w:szCs w:val="23"/>
          <w:lang w:val="en-US"/>
        </w:rPr>
        <w:t xml:space="preserve">                                 7.1.</w:t>
      </w:r>
      <w:r w:rsidR="538E70B3" w:rsidRPr="001911C9">
        <w:rPr>
          <w:rFonts w:ascii="Times New Roman" w:hAnsi="Times New Roman"/>
          <w:sz w:val="23"/>
          <w:szCs w:val="23"/>
          <w:lang w:val="en-US"/>
        </w:rPr>
        <w:t>1</w:t>
      </w:r>
      <w:r w:rsidRPr="001911C9">
        <w:rPr>
          <w:rFonts w:ascii="Times New Roman" w:hAnsi="Times New Roman"/>
          <w:sz w:val="23"/>
          <w:szCs w:val="23"/>
          <w:lang w:val="en-US"/>
        </w:rPr>
        <w:t>.     Activity Diagrams</w:t>
      </w:r>
      <w:r w:rsidR="00A02331">
        <w:rPr>
          <w:rFonts w:ascii="Times New Roman" w:hAnsi="Times New Roman"/>
          <w:color w:val="auto"/>
          <w:sz w:val="23"/>
          <w:szCs w:val="23"/>
          <w:lang w:val="en-US"/>
        </w:rPr>
        <w:t>…………………………………………………</w:t>
      </w:r>
      <w:proofErr w:type="gramStart"/>
      <w:r w:rsidR="00EA6833">
        <w:rPr>
          <w:rFonts w:ascii="Times New Roman" w:hAnsi="Times New Roman"/>
          <w:color w:val="auto"/>
          <w:sz w:val="23"/>
          <w:szCs w:val="23"/>
          <w:lang w:val="en-US"/>
        </w:rPr>
        <w:t>…..</w:t>
      </w:r>
      <w:proofErr w:type="gramEnd"/>
      <w:r w:rsidR="00EA6833">
        <w:rPr>
          <w:rFonts w:ascii="Times New Roman" w:hAnsi="Times New Roman"/>
          <w:color w:val="auto"/>
          <w:sz w:val="23"/>
          <w:szCs w:val="23"/>
          <w:lang w:val="en-US"/>
        </w:rPr>
        <w:t>15</w:t>
      </w:r>
    </w:p>
    <w:p w14:paraId="3A7F7194" w14:textId="57B65D23" w:rsidR="0057615B" w:rsidRPr="001911C9" w:rsidRDefault="1A353710" w:rsidP="2BD783FB">
      <w:pPr>
        <w:pStyle w:val="NormalWeb"/>
        <w:spacing w:before="0" w:beforeAutospacing="0" w:after="0" w:afterAutospacing="0"/>
        <w:rPr>
          <w:rFonts w:ascii="Times New Roman" w:eastAsiaTheme="minorEastAsia" w:hAnsi="Times New Roman"/>
          <w:color w:val="000000" w:themeColor="text1"/>
          <w:sz w:val="23"/>
          <w:szCs w:val="23"/>
          <w:lang w:val="en-US"/>
        </w:rPr>
      </w:pPr>
      <w:r w:rsidRPr="001911C9">
        <w:rPr>
          <w:rFonts w:ascii="Times New Roman" w:eastAsia="Arial" w:hAnsi="Times New Roman"/>
          <w:color w:val="000000" w:themeColor="text1"/>
          <w:sz w:val="23"/>
          <w:szCs w:val="23"/>
          <w:lang w:val="en-US"/>
        </w:rPr>
        <w:t xml:space="preserve">                              </w:t>
      </w:r>
      <w:r w:rsidR="5403FB91" w:rsidRPr="001911C9">
        <w:rPr>
          <w:rFonts w:ascii="Times New Roman" w:hAnsi="Times New Roman"/>
          <w:color w:val="000000" w:themeColor="text1"/>
          <w:sz w:val="23"/>
          <w:szCs w:val="23"/>
          <w:lang w:val="en-US"/>
        </w:rPr>
        <w:t xml:space="preserve">   </w:t>
      </w:r>
      <w:r w:rsidR="2BD783FB" w:rsidRPr="001911C9">
        <w:rPr>
          <w:rFonts w:ascii="Times New Roman" w:eastAsia="Arial" w:hAnsi="Times New Roman"/>
          <w:color w:val="000000" w:themeColor="text1"/>
          <w:sz w:val="23"/>
          <w:szCs w:val="23"/>
          <w:lang w:val="en-US"/>
        </w:rPr>
        <w:t>7.1</w:t>
      </w:r>
      <w:r w:rsidR="00479C16" w:rsidRPr="001911C9">
        <w:rPr>
          <w:rFonts w:ascii="Times New Roman" w:hAnsi="Times New Roman"/>
          <w:color w:val="000000" w:themeColor="text1"/>
          <w:sz w:val="23"/>
          <w:szCs w:val="23"/>
          <w:lang w:val="en-US"/>
        </w:rPr>
        <w:t>.2.</w:t>
      </w:r>
      <w:r w:rsidR="2BD783FB" w:rsidRPr="001911C9">
        <w:rPr>
          <w:rFonts w:ascii="Times New Roman" w:eastAsia="Arial" w:hAnsi="Times New Roman"/>
          <w:color w:val="000000" w:themeColor="text1"/>
          <w:sz w:val="23"/>
          <w:szCs w:val="23"/>
          <w:lang w:val="en-US"/>
        </w:rPr>
        <w:t xml:space="preserve">     Class Diagram</w:t>
      </w:r>
      <w:r w:rsidR="00A02331">
        <w:rPr>
          <w:rFonts w:ascii="Times New Roman" w:hAnsi="Times New Roman"/>
          <w:color w:val="auto"/>
          <w:sz w:val="23"/>
          <w:szCs w:val="23"/>
          <w:lang w:val="en-US"/>
        </w:rPr>
        <w:t>………………………………………………………</w:t>
      </w:r>
      <w:r w:rsidR="00D079EE">
        <w:rPr>
          <w:rFonts w:ascii="Times New Roman" w:hAnsi="Times New Roman"/>
          <w:color w:val="auto"/>
          <w:sz w:val="23"/>
          <w:szCs w:val="23"/>
          <w:lang w:val="en-US"/>
        </w:rPr>
        <w:t>…</w:t>
      </w:r>
      <w:r w:rsidR="00C3358D">
        <w:rPr>
          <w:rFonts w:ascii="Times New Roman" w:hAnsi="Times New Roman"/>
          <w:color w:val="auto"/>
          <w:sz w:val="23"/>
          <w:szCs w:val="23"/>
          <w:lang w:val="en-US"/>
        </w:rPr>
        <w:t>16</w:t>
      </w:r>
    </w:p>
    <w:p w14:paraId="29EA67E1" w14:textId="4CB83A75" w:rsidR="0057615B" w:rsidRPr="001911C9" w:rsidRDefault="690BB109" w:rsidP="690BB109">
      <w:pPr>
        <w:pStyle w:val="NormalWeb"/>
        <w:spacing w:before="0" w:beforeAutospacing="0" w:after="0" w:afterAutospacing="0"/>
        <w:rPr>
          <w:rFonts w:ascii="Times New Roman" w:eastAsia="Calibri" w:hAnsi="Times New Roman"/>
          <w:color w:val="000000" w:themeColor="text1"/>
          <w:sz w:val="23"/>
          <w:szCs w:val="23"/>
          <w:lang w:val="en-US"/>
        </w:rPr>
      </w:pPr>
      <w:r w:rsidRPr="001911C9">
        <w:rPr>
          <w:rFonts w:ascii="Times New Roman" w:eastAsia="Arial" w:hAnsi="Times New Roman"/>
          <w:color w:val="000000" w:themeColor="text1"/>
          <w:sz w:val="23"/>
          <w:szCs w:val="23"/>
          <w:lang w:val="en-US"/>
        </w:rPr>
        <w:t xml:space="preserve">                              </w:t>
      </w:r>
      <w:r w:rsidR="5403FB91" w:rsidRPr="001911C9">
        <w:rPr>
          <w:rFonts w:ascii="Times New Roman" w:hAnsi="Times New Roman"/>
          <w:color w:val="000000" w:themeColor="text1"/>
          <w:sz w:val="23"/>
          <w:szCs w:val="23"/>
          <w:lang w:val="en-US"/>
        </w:rPr>
        <w:t xml:space="preserve">   </w:t>
      </w:r>
      <w:r w:rsidRPr="001911C9">
        <w:rPr>
          <w:rFonts w:ascii="Times New Roman" w:eastAsia="Arial" w:hAnsi="Times New Roman"/>
          <w:color w:val="000000" w:themeColor="text1"/>
          <w:sz w:val="23"/>
          <w:szCs w:val="23"/>
          <w:lang w:val="en-US"/>
        </w:rPr>
        <w:t>7.1.</w:t>
      </w:r>
      <w:r w:rsidR="00479C16" w:rsidRPr="001911C9">
        <w:rPr>
          <w:rFonts w:ascii="Times New Roman" w:hAnsi="Times New Roman"/>
          <w:color w:val="000000" w:themeColor="text1"/>
          <w:sz w:val="23"/>
          <w:szCs w:val="23"/>
          <w:lang w:val="en-US"/>
        </w:rPr>
        <w:t>3</w:t>
      </w:r>
      <w:r w:rsidRPr="001911C9">
        <w:rPr>
          <w:rFonts w:ascii="Times New Roman" w:eastAsia="Arial" w:hAnsi="Times New Roman"/>
          <w:color w:val="000000" w:themeColor="text1"/>
          <w:sz w:val="23"/>
          <w:szCs w:val="23"/>
          <w:lang w:val="en-US"/>
        </w:rPr>
        <w:t>.     Service Development and Testing</w:t>
      </w:r>
      <w:r w:rsidR="00A02331">
        <w:rPr>
          <w:rFonts w:ascii="Times New Roman" w:hAnsi="Times New Roman"/>
          <w:color w:val="auto"/>
          <w:sz w:val="23"/>
          <w:szCs w:val="23"/>
          <w:lang w:val="en-US"/>
        </w:rPr>
        <w:t>…………………………………</w:t>
      </w:r>
      <w:r w:rsidR="00C3358D">
        <w:rPr>
          <w:rFonts w:ascii="Times New Roman" w:hAnsi="Times New Roman"/>
          <w:color w:val="auto"/>
          <w:sz w:val="23"/>
          <w:szCs w:val="23"/>
          <w:lang w:val="en-US"/>
        </w:rPr>
        <w:t>….16</w:t>
      </w:r>
    </w:p>
    <w:p w14:paraId="72F1F564" w14:textId="117D0CDC" w:rsidR="0057615B" w:rsidRPr="001911C9" w:rsidRDefault="210D1421" w:rsidP="38063EE0">
      <w:pPr>
        <w:pStyle w:val="NormalWeb"/>
        <w:spacing w:before="0" w:beforeAutospacing="0" w:after="0" w:afterAutospacing="0"/>
        <w:rPr>
          <w:rFonts w:ascii="Times New Roman" w:eastAsiaTheme="minorEastAsia" w:hAnsi="Times New Roman"/>
          <w:color w:val="000000" w:themeColor="text1"/>
          <w:sz w:val="23"/>
          <w:szCs w:val="23"/>
          <w:lang w:val=""/>
        </w:rPr>
      </w:pPr>
      <w:r w:rsidRPr="001911C9">
        <w:rPr>
          <w:rFonts w:ascii="Times New Roman" w:hAnsi="Times New Roman"/>
          <w:sz w:val="23"/>
          <w:szCs w:val="23"/>
          <w:lang w:val="en-US"/>
        </w:rPr>
        <w:t xml:space="preserve"> </w:t>
      </w:r>
      <w:r w:rsidRPr="001911C9">
        <w:rPr>
          <w:rFonts w:ascii="Times New Roman" w:hAnsi="Times New Roman"/>
          <w:color w:val="000000" w:themeColor="text1"/>
          <w:sz w:val="23"/>
          <w:szCs w:val="23"/>
          <w:lang w:val="en-US"/>
        </w:rPr>
        <w:t xml:space="preserve">                7.2.  </w:t>
      </w:r>
      <w:r w:rsidR="1A353710" w:rsidRPr="001911C9">
        <w:rPr>
          <w:rFonts w:ascii="Times New Roman" w:hAnsi="Times New Roman"/>
          <w:color w:val="000000" w:themeColor="text1"/>
          <w:sz w:val="23"/>
          <w:szCs w:val="23"/>
          <w:lang w:val="en-US"/>
        </w:rPr>
        <w:t>Power Management</w:t>
      </w:r>
      <w:r w:rsidR="1A353710" w:rsidRPr="001911C9">
        <w:rPr>
          <w:rFonts w:ascii="Times New Roman" w:hAnsi="Times New Roman"/>
          <w:color w:val="000000" w:themeColor="text1"/>
          <w:sz w:val="23"/>
          <w:szCs w:val="23"/>
          <w:lang w:val=""/>
        </w:rPr>
        <w:t xml:space="preserve"> Service</w:t>
      </w:r>
      <w:r w:rsidR="00A02331">
        <w:rPr>
          <w:rFonts w:ascii="Times New Roman" w:hAnsi="Times New Roman"/>
          <w:color w:val="auto"/>
          <w:sz w:val="23"/>
          <w:szCs w:val="23"/>
          <w:lang w:val="en-US"/>
        </w:rPr>
        <w:t>………………………………………………………</w:t>
      </w:r>
      <w:r w:rsidR="001C7F1B">
        <w:rPr>
          <w:rFonts w:ascii="Times New Roman" w:hAnsi="Times New Roman"/>
          <w:color w:val="auto"/>
          <w:sz w:val="23"/>
          <w:szCs w:val="23"/>
          <w:lang w:val="en-US"/>
        </w:rPr>
        <w:t>…1</w:t>
      </w:r>
      <w:r w:rsidR="005A013E">
        <w:rPr>
          <w:rFonts w:ascii="Times New Roman" w:hAnsi="Times New Roman"/>
          <w:color w:val="auto"/>
          <w:sz w:val="23"/>
          <w:szCs w:val="23"/>
          <w:lang w:val="en-US"/>
        </w:rPr>
        <w:t>8</w:t>
      </w:r>
    </w:p>
    <w:p w14:paraId="739A62AE" w14:textId="41ACB8F6" w:rsidR="00567948" w:rsidRPr="00567948" w:rsidRDefault="0E363C34" w:rsidP="00567948">
      <w:pPr>
        <w:pStyle w:val="Heading4"/>
        <w:rPr>
          <w:b w:val="0"/>
          <w:bCs/>
          <w:sz w:val="23"/>
          <w:szCs w:val="23"/>
        </w:rPr>
      </w:pPr>
      <w:r w:rsidRPr="001911C9">
        <w:rPr>
          <w:rFonts w:eastAsia="Times New Roman" w:cs="Times New Roman"/>
          <w:b w:val="0"/>
          <w:sz w:val="23"/>
          <w:szCs w:val="23"/>
        </w:rPr>
        <w:t xml:space="preserve">                                 7.2.</w:t>
      </w:r>
      <w:r w:rsidR="094D615A" w:rsidRPr="001911C9">
        <w:rPr>
          <w:rFonts w:eastAsia="Times New Roman" w:cs="Times New Roman"/>
          <w:b w:val="0"/>
          <w:sz w:val="23"/>
          <w:szCs w:val="23"/>
        </w:rPr>
        <w:t>1</w:t>
      </w:r>
      <w:r w:rsidRPr="001911C9">
        <w:rPr>
          <w:rFonts w:eastAsia="Times New Roman" w:cs="Times New Roman"/>
          <w:b w:val="0"/>
          <w:sz w:val="23"/>
          <w:szCs w:val="23"/>
        </w:rPr>
        <w:t>.     Activity Diagram</w:t>
      </w:r>
      <w:r w:rsidR="00A02331" w:rsidRPr="00567948">
        <w:rPr>
          <w:b w:val="0"/>
          <w:bCs/>
          <w:sz w:val="23"/>
          <w:szCs w:val="23"/>
        </w:rPr>
        <w:t>…………………………………………………</w:t>
      </w:r>
      <w:r w:rsidR="00567948">
        <w:rPr>
          <w:b w:val="0"/>
          <w:bCs/>
          <w:sz w:val="23"/>
          <w:szCs w:val="23"/>
        </w:rPr>
        <w:t>…</w:t>
      </w:r>
      <w:r w:rsidR="00433C23">
        <w:rPr>
          <w:b w:val="0"/>
          <w:bCs/>
          <w:sz w:val="23"/>
          <w:szCs w:val="23"/>
        </w:rPr>
        <w:t>…</w:t>
      </w:r>
      <w:r w:rsidR="005A013E">
        <w:rPr>
          <w:b w:val="0"/>
          <w:bCs/>
          <w:sz w:val="23"/>
          <w:szCs w:val="23"/>
        </w:rPr>
        <w:t>19</w:t>
      </w:r>
    </w:p>
    <w:p w14:paraId="78E81271" w14:textId="4F7F2C99" w:rsidR="0057615B" w:rsidRPr="001911C9" w:rsidRDefault="0E363C34" w:rsidP="0E363C34">
      <w:pPr>
        <w:pStyle w:val="Heading4"/>
        <w:rPr>
          <w:rFonts w:eastAsia="Times New Roman" w:cs="Times New Roman"/>
          <w:b w:val="0"/>
          <w:color w:val="000000" w:themeColor="text1"/>
          <w:sz w:val="23"/>
          <w:szCs w:val="23"/>
        </w:rPr>
      </w:pPr>
      <w:r w:rsidRPr="001911C9">
        <w:rPr>
          <w:rFonts w:eastAsia="Times New Roman" w:cs="Times New Roman"/>
          <w:b w:val="0"/>
          <w:color w:val="000000" w:themeColor="text1"/>
          <w:sz w:val="23"/>
          <w:szCs w:val="23"/>
        </w:rPr>
        <w:t xml:space="preserve">                              </w:t>
      </w:r>
      <w:r w:rsidR="2A0792DB" w:rsidRPr="001911C9">
        <w:rPr>
          <w:rFonts w:eastAsia="Times New Roman" w:cs="Times New Roman"/>
          <w:b w:val="0"/>
          <w:color w:val="000000" w:themeColor="text1"/>
          <w:sz w:val="23"/>
          <w:szCs w:val="23"/>
        </w:rPr>
        <w:t xml:space="preserve">   </w:t>
      </w:r>
      <w:r w:rsidRPr="001911C9">
        <w:rPr>
          <w:rFonts w:eastAsia="Times New Roman" w:cs="Times New Roman"/>
          <w:b w:val="0"/>
          <w:color w:val="000000" w:themeColor="text1"/>
          <w:sz w:val="23"/>
          <w:szCs w:val="23"/>
        </w:rPr>
        <w:t>7.2.</w:t>
      </w:r>
      <w:r w:rsidR="094D615A" w:rsidRPr="001911C9">
        <w:rPr>
          <w:rFonts w:eastAsia="Times New Roman" w:cs="Times New Roman"/>
          <w:b w:val="0"/>
          <w:color w:val="000000" w:themeColor="text1"/>
          <w:sz w:val="23"/>
          <w:szCs w:val="23"/>
        </w:rPr>
        <w:t>2</w:t>
      </w:r>
      <w:r w:rsidRPr="001911C9">
        <w:rPr>
          <w:rFonts w:eastAsia="Times New Roman" w:cs="Times New Roman"/>
          <w:b w:val="0"/>
          <w:color w:val="000000" w:themeColor="text1"/>
          <w:sz w:val="23"/>
          <w:szCs w:val="23"/>
        </w:rPr>
        <w:t>.     Class Diagram</w:t>
      </w:r>
      <w:r w:rsidR="005641DD" w:rsidRPr="005641DD">
        <w:rPr>
          <w:b w:val="0"/>
          <w:bCs/>
          <w:sz w:val="23"/>
          <w:szCs w:val="23"/>
        </w:rPr>
        <w:t>………………………………………………………</w:t>
      </w:r>
      <w:r w:rsidR="004C4711">
        <w:rPr>
          <w:b w:val="0"/>
          <w:bCs/>
          <w:sz w:val="23"/>
          <w:szCs w:val="23"/>
        </w:rPr>
        <w:t>…20</w:t>
      </w:r>
    </w:p>
    <w:p w14:paraId="7379F058" w14:textId="04F542B4" w:rsidR="0057615B" w:rsidRPr="001911C9" w:rsidRDefault="0E363C34" w:rsidP="0E363C34">
      <w:pPr>
        <w:pStyle w:val="Heading4"/>
        <w:rPr>
          <w:rFonts w:eastAsia="Times New Roman" w:cs="Times New Roman"/>
          <w:b w:val="0"/>
          <w:color w:val="000000" w:themeColor="text1"/>
          <w:sz w:val="23"/>
          <w:szCs w:val="23"/>
        </w:rPr>
      </w:pPr>
      <w:r w:rsidRPr="001911C9">
        <w:rPr>
          <w:rFonts w:eastAsia="Times New Roman" w:cs="Times New Roman"/>
          <w:b w:val="0"/>
          <w:color w:val="000000" w:themeColor="text1"/>
          <w:sz w:val="23"/>
          <w:szCs w:val="23"/>
        </w:rPr>
        <w:t xml:space="preserve">                              </w:t>
      </w:r>
      <w:r w:rsidR="2A0792DB" w:rsidRPr="001911C9">
        <w:rPr>
          <w:rFonts w:eastAsia="Times New Roman" w:cs="Times New Roman"/>
          <w:b w:val="0"/>
          <w:color w:val="000000" w:themeColor="text1"/>
          <w:sz w:val="23"/>
          <w:szCs w:val="23"/>
        </w:rPr>
        <w:t xml:space="preserve">   </w:t>
      </w:r>
      <w:r w:rsidRPr="001911C9">
        <w:rPr>
          <w:rFonts w:eastAsia="Times New Roman" w:cs="Times New Roman"/>
          <w:b w:val="0"/>
          <w:color w:val="000000" w:themeColor="text1"/>
          <w:sz w:val="23"/>
          <w:szCs w:val="23"/>
        </w:rPr>
        <w:t>7.2.</w:t>
      </w:r>
      <w:r w:rsidR="094D615A" w:rsidRPr="001911C9">
        <w:rPr>
          <w:rFonts w:eastAsia="Times New Roman" w:cs="Times New Roman"/>
          <w:b w:val="0"/>
          <w:color w:val="000000" w:themeColor="text1"/>
          <w:sz w:val="23"/>
          <w:szCs w:val="23"/>
        </w:rPr>
        <w:t>3</w:t>
      </w:r>
      <w:r w:rsidRPr="001911C9">
        <w:rPr>
          <w:rFonts w:eastAsia="Times New Roman" w:cs="Times New Roman"/>
          <w:b w:val="0"/>
          <w:color w:val="000000" w:themeColor="text1"/>
          <w:sz w:val="23"/>
          <w:szCs w:val="23"/>
        </w:rPr>
        <w:t>.     Service Development and Testing</w:t>
      </w:r>
      <w:r w:rsidR="005641DD" w:rsidRPr="005641DD">
        <w:rPr>
          <w:b w:val="0"/>
          <w:bCs/>
          <w:sz w:val="23"/>
          <w:szCs w:val="23"/>
        </w:rPr>
        <w:t>………………………………</w:t>
      </w:r>
      <w:r w:rsidR="004C4711">
        <w:rPr>
          <w:b w:val="0"/>
          <w:bCs/>
          <w:sz w:val="23"/>
          <w:szCs w:val="23"/>
        </w:rPr>
        <w:t>…….20</w:t>
      </w:r>
    </w:p>
    <w:p w14:paraId="39687ADB" w14:textId="4E071031" w:rsidR="0057615B" w:rsidRPr="001911C9" w:rsidRDefault="6948ED43" w:rsidP="6F7990CC">
      <w:pPr>
        <w:pStyle w:val="Heading4"/>
        <w:rPr>
          <w:rFonts w:eastAsia="Times New Roman" w:cs="Times New Roman"/>
          <w:b w:val="0"/>
          <w:color w:val="000000" w:themeColor="text1"/>
          <w:sz w:val="23"/>
          <w:szCs w:val="23"/>
          <w:lang w:val=""/>
        </w:rPr>
      </w:pPr>
      <w:r w:rsidRPr="001911C9">
        <w:rPr>
          <w:rFonts w:eastAsia="Times New Roman" w:cs="Times New Roman"/>
          <w:b w:val="0"/>
          <w:sz w:val="23"/>
          <w:szCs w:val="23"/>
        </w:rPr>
        <w:t xml:space="preserve">   </w:t>
      </w:r>
      <w:r w:rsidRPr="001911C9">
        <w:rPr>
          <w:rFonts w:eastAsia="Times New Roman" w:cs="Times New Roman"/>
          <w:b w:val="0"/>
          <w:color w:val="000000" w:themeColor="text1"/>
          <w:sz w:val="23"/>
          <w:szCs w:val="23"/>
        </w:rPr>
        <w:t xml:space="preserve">              7.</w:t>
      </w:r>
      <w:r w:rsidR="3438C7A6" w:rsidRPr="001911C9">
        <w:rPr>
          <w:rFonts w:eastAsia="Times New Roman" w:cs="Times New Roman"/>
          <w:b w:val="0"/>
          <w:color w:val="000000" w:themeColor="text1"/>
          <w:sz w:val="23"/>
          <w:szCs w:val="23"/>
        </w:rPr>
        <w:t>3</w:t>
      </w:r>
      <w:r w:rsidRPr="001911C9">
        <w:rPr>
          <w:rFonts w:eastAsia="Times New Roman" w:cs="Times New Roman"/>
          <w:b w:val="0"/>
          <w:color w:val="000000" w:themeColor="text1"/>
          <w:sz w:val="23"/>
          <w:szCs w:val="23"/>
        </w:rPr>
        <w:t>.</w:t>
      </w:r>
      <w:r w:rsidR="1A353710" w:rsidRPr="001911C9">
        <w:rPr>
          <w:rFonts w:eastAsia="Times New Roman" w:cs="Times New Roman"/>
          <w:b w:val="0"/>
          <w:color w:val="000000" w:themeColor="text1"/>
          <w:sz w:val="23"/>
          <w:szCs w:val="23"/>
          <w:lang w:val=""/>
        </w:rPr>
        <w:t xml:space="preserve"> </w:t>
      </w:r>
      <w:r w:rsidR="1A353710" w:rsidRPr="001911C9">
        <w:rPr>
          <w:rFonts w:eastAsia="Times New Roman" w:cs="Times New Roman"/>
          <w:b w:val="0"/>
          <w:color w:val="000000" w:themeColor="text1"/>
          <w:sz w:val="23"/>
          <w:szCs w:val="23"/>
        </w:rPr>
        <w:t>Technician Management</w:t>
      </w:r>
      <w:r w:rsidR="1A353710" w:rsidRPr="001911C9">
        <w:rPr>
          <w:rFonts w:eastAsia="Times New Roman" w:cs="Times New Roman"/>
          <w:b w:val="0"/>
          <w:color w:val="000000" w:themeColor="text1"/>
          <w:sz w:val="23"/>
          <w:szCs w:val="23"/>
          <w:lang w:val=""/>
        </w:rPr>
        <w:t xml:space="preserve"> Service</w:t>
      </w:r>
      <w:r w:rsidR="005641DD" w:rsidRPr="005641DD">
        <w:rPr>
          <w:b w:val="0"/>
          <w:bCs/>
          <w:sz w:val="23"/>
          <w:szCs w:val="23"/>
        </w:rPr>
        <w:t>…………………………………………………</w:t>
      </w:r>
      <w:proofErr w:type="gramStart"/>
      <w:r w:rsidR="004C4711">
        <w:rPr>
          <w:b w:val="0"/>
          <w:bCs/>
          <w:sz w:val="23"/>
          <w:szCs w:val="23"/>
        </w:rPr>
        <w:t>…..</w:t>
      </w:r>
      <w:proofErr w:type="gramEnd"/>
      <w:r w:rsidR="00BD0A53">
        <w:rPr>
          <w:b w:val="0"/>
          <w:bCs/>
          <w:sz w:val="23"/>
          <w:szCs w:val="23"/>
        </w:rPr>
        <w:t>22</w:t>
      </w:r>
    </w:p>
    <w:p w14:paraId="6B907396" w14:textId="5AFE9D03" w:rsidR="0057615B" w:rsidRPr="001911C9" w:rsidRDefault="6F7990CC" w:rsidP="6F7990CC">
      <w:pPr>
        <w:pStyle w:val="Heading4"/>
        <w:rPr>
          <w:rFonts w:eastAsia="Times New Roman" w:cs="Times New Roman"/>
          <w:b w:val="0"/>
          <w:sz w:val="23"/>
          <w:szCs w:val="23"/>
        </w:rPr>
      </w:pPr>
      <w:r w:rsidRPr="001911C9">
        <w:rPr>
          <w:rFonts w:eastAsia="Times New Roman" w:cs="Times New Roman"/>
          <w:b w:val="0"/>
          <w:sz w:val="23"/>
          <w:szCs w:val="23"/>
        </w:rPr>
        <w:t xml:space="preserve">                                     7.3.</w:t>
      </w:r>
      <w:r w:rsidR="7DF4E054" w:rsidRPr="001911C9">
        <w:rPr>
          <w:rFonts w:eastAsia="Times New Roman" w:cs="Times New Roman"/>
          <w:b w:val="0"/>
          <w:sz w:val="23"/>
          <w:szCs w:val="23"/>
        </w:rPr>
        <w:t>1</w:t>
      </w:r>
      <w:r w:rsidRPr="001911C9">
        <w:rPr>
          <w:rFonts w:eastAsia="Times New Roman" w:cs="Times New Roman"/>
          <w:b w:val="0"/>
          <w:sz w:val="23"/>
          <w:szCs w:val="23"/>
        </w:rPr>
        <w:t>.     Activity Diagram</w:t>
      </w:r>
      <w:r w:rsidR="005641DD" w:rsidRPr="005641DD">
        <w:rPr>
          <w:b w:val="0"/>
          <w:bCs/>
          <w:sz w:val="23"/>
          <w:szCs w:val="23"/>
        </w:rPr>
        <w:t>…………………………………………………</w:t>
      </w:r>
      <w:r w:rsidR="00BD0A53">
        <w:rPr>
          <w:b w:val="0"/>
          <w:bCs/>
          <w:sz w:val="23"/>
          <w:szCs w:val="23"/>
        </w:rPr>
        <w:t>…23</w:t>
      </w:r>
    </w:p>
    <w:p w14:paraId="2FE4242B" w14:textId="7CA2F4EF" w:rsidR="0057615B" w:rsidRPr="001911C9" w:rsidRDefault="6F7990CC" w:rsidP="6F7990CC">
      <w:pPr>
        <w:pStyle w:val="Heading4"/>
        <w:rPr>
          <w:rFonts w:eastAsia="Times New Roman" w:cs="Times New Roman"/>
          <w:b w:val="0"/>
          <w:color w:val="000000" w:themeColor="text1"/>
          <w:sz w:val="23"/>
          <w:szCs w:val="23"/>
        </w:rPr>
      </w:pPr>
      <w:r w:rsidRPr="001911C9">
        <w:rPr>
          <w:rFonts w:eastAsia="Times New Roman" w:cs="Times New Roman"/>
          <w:b w:val="0"/>
          <w:color w:val="000000" w:themeColor="text1"/>
          <w:sz w:val="23"/>
          <w:szCs w:val="23"/>
        </w:rPr>
        <w:t xml:space="preserve"> </w:t>
      </w:r>
      <w:r w:rsidR="1A353710" w:rsidRPr="001911C9">
        <w:rPr>
          <w:rFonts w:eastAsia="Times New Roman" w:cs="Times New Roman"/>
          <w:b w:val="0"/>
          <w:color w:val="000000" w:themeColor="text1"/>
          <w:sz w:val="23"/>
          <w:szCs w:val="23"/>
        </w:rPr>
        <w:t xml:space="preserve">                                </w:t>
      </w:r>
      <w:r w:rsidR="2A0792DB" w:rsidRPr="001911C9">
        <w:rPr>
          <w:rFonts w:eastAsia="Times New Roman" w:cs="Times New Roman"/>
          <w:b w:val="0"/>
          <w:color w:val="000000" w:themeColor="text1"/>
          <w:sz w:val="23"/>
          <w:szCs w:val="23"/>
        </w:rPr>
        <w:t xml:space="preserve">    </w:t>
      </w:r>
      <w:r w:rsidR="1A353710" w:rsidRPr="001911C9">
        <w:rPr>
          <w:rFonts w:eastAsia="Times New Roman" w:cs="Times New Roman"/>
          <w:b w:val="0"/>
          <w:color w:val="000000" w:themeColor="text1"/>
          <w:sz w:val="23"/>
          <w:szCs w:val="23"/>
        </w:rPr>
        <w:t>7.3.</w:t>
      </w:r>
      <w:r w:rsidR="7DF4E054" w:rsidRPr="001911C9">
        <w:rPr>
          <w:rFonts w:eastAsia="Times New Roman" w:cs="Times New Roman"/>
          <w:b w:val="0"/>
          <w:color w:val="000000" w:themeColor="text1"/>
          <w:sz w:val="23"/>
          <w:szCs w:val="23"/>
        </w:rPr>
        <w:t>2</w:t>
      </w:r>
      <w:r w:rsidR="1A353710" w:rsidRPr="001911C9">
        <w:rPr>
          <w:rFonts w:eastAsia="Times New Roman" w:cs="Times New Roman"/>
          <w:b w:val="0"/>
          <w:color w:val="000000" w:themeColor="text1"/>
          <w:sz w:val="23"/>
          <w:szCs w:val="23"/>
        </w:rPr>
        <w:t xml:space="preserve">.     Class Diagram </w:t>
      </w:r>
      <w:r w:rsidR="005641DD" w:rsidRPr="005641DD">
        <w:rPr>
          <w:b w:val="0"/>
          <w:bCs/>
          <w:sz w:val="23"/>
          <w:szCs w:val="23"/>
        </w:rPr>
        <w:t>……………………………………………………</w:t>
      </w:r>
      <w:r w:rsidR="00BD0A53">
        <w:rPr>
          <w:b w:val="0"/>
          <w:bCs/>
          <w:sz w:val="23"/>
          <w:szCs w:val="23"/>
        </w:rPr>
        <w:t>...24</w:t>
      </w:r>
    </w:p>
    <w:p w14:paraId="64AEA075" w14:textId="18979F3E" w:rsidR="0057615B" w:rsidRPr="001911C9" w:rsidRDefault="1A353710" w:rsidP="5893A4B5">
      <w:pPr>
        <w:pStyle w:val="Heading4"/>
        <w:rPr>
          <w:rFonts w:eastAsia="Times New Roman" w:cs="Times New Roman"/>
          <w:b w:val="0"/>
          <w:color w:val="000000" w:themeColor="text1"/>
          <w:sz w:val="23"/>
          <w:szCs w:val="23"/>
        </w:rPr>
      </w:pPr>
      <w:r w:rsidRPr="001911C9">
        <w:rPr>
          <w:rFonts w:eastAsia="Times New Roman" w:cs="Times New Roman"/>
          <w:b w:val="0"/>
          <w:color w:val="000000" w:themeColor="text1"/>
          <w:sz w:val="23"/>
          <w:szCs w:val="23"/>
        </w:rPr>
        <w:t xml:space="preserve">                             </w:t>
      </w:r>
      <w:r w:rsidR="5893A4B5" w:rsidRPr="001911C9">
        <w:rPr>
          <w:rFonts w:eastAsia="Times New Roman" w:cs="Times New Roman"/>
          <w:b w:val="0"/>
          <w:color w:val="000000" w:themeColor="text1"/>
          <w:sz w:val="23"/>
          <w:szCs w:val="23"/>
        </w:rPr>
        <w:t xml:space="preserve">    </w:t>
      </w:r>
      <w:r w:rsidR="210D1421" w:rsidRPr="001911C9">
        <w:rPr>
          <w:rFonts w:eastAsia="Times New Roman" w:cs="Times New Roman"/>
          <w:b w:val="0"/>
          <w:color w:val="000000" w:themeColor="text1"/>
          <w:sz w:val="23"/>
          <w:szCs w:val="23"/>
        </w:rPr>
        <w:t xml:space="preserve">    </w:t>
      </w:r>
      <w:r w:rsidRPr="001911C9">
        <w:rPr>
          <w:rFonts w:eastAsia="Times New Roman" w:cs="Times New Roman"/>
          <w:b w:val="0"/>
          <w:color w:val="000000" w:themeColor="text1"/>
          <w:sz w:val="23"/>
          <w:szCs w:val="23"/>
        </w:rPr>
        <w:t>7.3.</w:t>
      </w:r>
      <w:r w:rsidR="7DF4E054" w:rsidRPr="001911C9">
        <w:rPr>
          <w:rFonts w:eastAsia="Times New Roman" w:cs="Times New Roman"/>
          <w:b w:val="0"/>
          <w:color w:val="000000" w:themeColor="text1"/>
          <w:sz w:val="23"/>
          <w:szCs w:val="23"/>
        </w:rPr>
        <w:t>3</w:t>
      </w:r>
      <w:r w:rsidRPr="001911C9">
        <w:rPr>
          <w:rFonts w:eastAsia="Times New Roman" w:cs="Times New Roman"/>
          <w:b w:val="0"/>
          <w:color w:val="000000" w:themeColor="text1"/>
          <w:sz w:val="23"/>
          <w:szCs w:val="23"/>
        </w:rPr>
        <w:t>.     Service Development and Testing</w:t>
      </w:r>
      <w:r w:rsidR="009011AD" w:rsidRPr="005641DD">
        <w:rPr>
          <w:b w:val="0"/>
          <w:bCs/>
          <w:sz w:val="23"/>
          <w:szCs w:val="23"/>
        </w:rPr>
        <w:t>………………………………</w:t>
      </w:r>
      <w:r w:rsidR="00BD0A53">
        <w:rPr>
          <w:b w:val="0"/>
          <w:bCs/>
          <w:sz w:val="23"/>
          <w:szCs w:val="23"/>
        </w:rPr>
        <w:t>….</w:t>
      </w:r>
      <w:r w:rsidR="005A3A1F">
        <w:rPr>
          <w:b w:val="0"/>
          <w:bCs/>
          <w:sz w:val="23"/>
          <w:szCs w:val="23"/>
        </w:rPr>
        <w:t>25</w:t>
      </w:r>
    </w:p>
    <w:p w14:paraId="361A26BD" w14:textId="1885E2F1" w:rsidR="0057615B" w:rsidRPr="001911C9" w:rsidRDefault="210D1421" w:rsidP="4EC87BC1">
      <w:pPr>
        <w:pStyle w:val="Heading4"/>
        <w:rPr>
          <w:rFonts w:eastAsia="Times New Roman" w:cs="Times New Roman"/>
          <w:b w:val="0"/>
          <w:color w:val="000000" w:themeColor="text1"/>
          <w:sz w:val="23"/>
          <w:szCs w:val="23"/>
          <w:lang w:val=""/>
        </w:rPr>
      </w:pPr>
      <w:r w:rsidRPr="001911C9">
        <w:rPr>
          <w:rFonts w:eastAsia="Times New Roman" w:cs="Times New Roman"/>
          <w:b w:val="0"/>
          <w:color w:val="000000" w:themeColor="text1"/>
          <w:sz w:val="23"/>
          <w:szCs w:val="23"/>
        </w:rPr>
        <w:t xml:space="preserve">               </w:t>
      </w:r>
      <w:r w:rsidR="61B83193" w:rsidRPr="001911C9">
        <w:rPr>
          <w:rFonts w:eastAsia="Times New Roman" w:cs="Times New Roman"/>
          <w:b w:val="0"/>
          <w:color w:val="000000" w:themeColor="text1"/>
          <w:sz w:val="23"/>
          <w:szCs w:val="23"/>
        </w:rPr>
        <w:t xml:space="preserve"> </w:t>
      </w:r>
      <w:r w:rsidRPr="001911C9">
        <w:rPr>
          <w:rFonts w:eastAsia="Times New Roman" w:cs="Times New Roman"/>
          <w:b w:val="0"/>
          <w:color w:val="000000" w:themeColor="text1"/>
          <w:sz w:val="23"/>
          <w:szCs w:val="23"/>
        </w:rPr>
        <w:t xml:space="preserve">7.4. </w:t>
      </w:r>
      <w:r w:rsidR="20DD2147" w:rsidRPr="001911C9">
        <w:rPr>
          <w:rFonts w:eastAsia="Times New Roman" w:cs="Times New Roman"/>
          <w:b w:val="0"/>
          <w:color w:val="000000" w:themeColor="text1"/>
          <w:sz w:val="23"/>
          <w:szCs w:val="23"/>
        </w:rPr>
        <w:t>Payment</w:t>
      </w:r>
      <w:r w:rsidR="1A353710" w:rsidRPr="001911C9">
        <w:rPr>
          <w:rFonts w:eastAsia="Times New Roman" w:cs="Times New Roman"/>
          <w:b w:val="0"/>
          <w:color w:val="000000" w:themeColor="text1"/>
          <w:sz w:val="23"/>
          <w:szCs w:val="23"/>
        </w:rPr>
        <w:t xml:space="preserve"> Management</w:t>
      </w:r>
      <w:r w:rsidR="1A353710" w:rsidRPr="001911C9">
        <w:rPr>
          <w:rFonts w:eastAsia="Times New Roman" w:cs="Times New Roman"/>
          <w:b w:val="0"/>
          <w:color w:val="000000" w:themeColor="text1"/>
          <w:sz w:val="23"/>
          <w:szCs w:val="23"/>
          <w:lang w:val=""/>
        </w:rPr>
        <w:t xml:space="preserve"> Service</w:t>
      </w:r>
      <w:r w:rsidR="009011AD" w:rsidRPr="005641DD">
        <w:rPr>
          <w:b w:val="0"/>
          <w:bCs/>
          <w:sz w:val="23"/>
          <w:szCs w:val="23"/>
        </w:rPr>
        <w:t>………………………………………………………</w:t>
      </w:r>
      <w:r w:rsidR="005A3A1F">
        <w:rPr>
          <w:b w:val="0"/>
          <w:bCs/>
          <w:sz w:val="23"/>
          <w:szCs w:val="23"/>
        </w:rPr>
        <w:t>..</w:t>
      </w:r>
      <w:r w:rsidR="00155CA4">
        <w:rPr>
          <w:b w:val="0"/>
          <w:bCs/>
          <w:sz w:val="23"/>
          <w:szCs w:val="23"/>
        </w:rPr>
        <w:t>.26</w:t>
      </w:r>
    </w:p>
    <w:p w14:paraId="0AE57624" w14:textId="7B82A5A6" w:rsidR="0057615B" w:rsidRPr="001911C9" w:rsidRDefault="37413FD7" w:rsidP="37413FD7">
      <w:pPr>
        <w:pStyle w:val="Heading4"/>
        <w:rPr>
          <w:rFonts w:eastAsia="Times New Roman" w:cs="Times New Roman"/>
          <w:b w:val="0"/>
          <w:sz w:val="23"/>
          <w:szCs w:val="23"/>
        </w:rPr>
      </w:pPr>
      <w:r w:rsidRPr="001911C9">
        <w:rPr>
          <w:rFonts w:eastAsia="Times New Roman" w:cs="Times New Roman"/>
          <w:b w:val="0"/>
          <w:sz w:val="23"/>
          <w:szCs w:val="23"/>
        </w:rPr>
        <w:t xml:space="preserve">                                 </w:t>
      </w:r>
      <w:r w:rsidR="740939F0" w:rsidRPr="001911C9">
        <w:rPr>
          <w:rFonts w:eastAsia="Times New Roman" w:cs="Times New Roman"/>
          <w:b w:val="0"/>
          <w:sz w:val="23"/>
          <w:szCs w:val="23"/>
        </w:rPr>
        <w:t xml:space="preserve"> </w:t>
      </w:r>
      <w:r w:rsidRPr="001911C9">
        <w:rPr>
          <w:rFonts w:eastAsia="Times New Roman" w:cs="Times New Roman"/>
          <w:b w:val="0"/>
          <w:sz w:val="23"/>
          <w:szCs w:val="23"/>
        </w:rPr>
        <w:t>7.</w:t>
      </w:r>
      <w:r w:rsidR="6916601B" w:rsidRPr="001911C9">
        <w:rPr>
          <w:rFonts w:eastAsia="Times New Roman" w:cs="Times New Roman"/>
          <w:b w:val="0"/>
          <w:sz w:val="23"/>
          <w:szCs w:val="23"/>
        </w:rPr>
        <w:t>4.1</w:t>
      </w:r>
      <w:r w:rsidRPr="001911C9">
        <w:rPr>
          <w:rFonts w:eastAsia="Times New Roman" w:cs="Times New Roman"/>
          <w:b w:val="0"/>
          <w:sz w:val="23"/>
          <w:szCs w:val="23"/>
        </w:rPr>
        <w:t>.     Activity Diagram</w:t>
      </w:r>
      <w:r w:rsidR="009011AD" w:rsidRPr="005641DD">
        <w:rPr>
          <w:b w:val="0"/>
          <w:bCs/>
          <w:sz w:val="23"/>
          <w:szCs w:val="23"/>
        </w:rPr>
        <w:t>…………………………………………………</w:t>
      </w:r>
      <w:r w:rsidR="00155CA4">
        <w:rPr>
          <w:b w:val="0"/>
          <w:bCs/>
          <w:sz w:val="23"/>
          <w:szCs w:val="23"/>
        </w:rPr>
        <w:t>…...</w:t>
      </w:r>
      <w:r w:rsidR="00E34272">
        <w:rPr>
          <w:b w:val="0"/>
          <w:bCs/>
          <w:sz w:val="23"/>
          <w:szCs w:val="23"/>
        </w:rPr>
        <w:t>27</w:t>
      </w:r>
    </w:p>
    <w:p w14:paraId="6E8A184F" w14:textId="5DFF365E" w:rsidR="0057615B" w:rsidRPr="001911C9" w:rsidRDefault="37413FD7" w:rsidP="37413FD7">
      <w:pPr>
        <w:pStyle w:val="Heading4"/>
        <w:rPr>
          <w:rFonts w:eastAsia="Times New Roman" w:cs="Times New Roman"/>
          <w:b w:val="0"/>
          <w:color w:val="000000" w:themeColor="text1"/>
          <w:sz w:val="23"/>
          <w:szCs w:val="23"/>
        </w:rPr>
      </w:pPr>
      <w:r w:rsidRPr="001911C9">
        <w:rPr>
          <w:rFonts w:eastAsia="Times New Roman" w:cs="Times New Roman"/>
          <w:b w:val="0"/>
          <w:color w:val="000000" w:themeColor="text1"/>
          <w:sz w:val="23"/>
          <w:szCs w:val="23"/>
        </w:rPr>
        <w:t xml:space="preserve">  </w:t>
      </w:r>
      <w:r w:rsidR="1A353710" w:rsidRPr="001911C9">
        <w:rPr>
          <w:rFonts w:eastAsia="Times New Roman" w:cs="Times New Roman"/>
          <w:b w:val="0"/>
          <w:color w:val="000000" w:themeColor="text1"/>
          <w:sz w:val="23"/>
          <w:szCs w:val="23"/>
        </w:rPr>
        <w:t xml:space="preserve">                               </w:t>
      </w:r>
      <w:r w:rsidR="740939F0" w:rsidRPr="001911C9">
        <w:rPr>
          <w:rFonts w:eastAsia="Times New Roman" w:cs="Times New Roman"/>
          <w:b w:val="0"/>
          <w:color w:val="000000" w:themeColor="text1"/>
          <w:sz w:val="23"/>
          <w:szCs w:val="23"/>
        </w:rPr>
        <w:t xml:space="preserve"> </w:t>
      </w:r>
      <w:r w:rsidR="1A353710" w:rsidRPr="001911C9">
        <w:rPr>
          <w:rFonts w:eastAsia="Times New Roman" w:cs="Times New Roman"/>
          <w:b w:val="0"/>
          <w:color w:val="000000" w:themeColor="text1"/>
          <w:sz w:val="23"/>
          <w:szCs w:val="23"/>
        </w:rPr>
        <w:t>7.</w:t>
      </w:r>
      <w:r w:rsidR="6916601B" w:rsidRPr="001911C9">
        <w:rPr>
          <w:rFonts w:eastAsia="Times New Roman" w:cs="Times New Roman"/>
          <w:b w:val="0"/>
          <w:color w:val="000000" w:themeColor="text1"/>
          <w:sz w:val="23"/>
          <w:szCs w:val="23"/>
        </w:rPr>
        <w:t>4.2</w:t>
      </w:r>
      <w:r w:rsidR="1A353710" w:rsidRPr="001911C9">
        <w:rPr>
          <w:rFonts w:eastAsia="Times New Roman" w:cs="Times New Roman"/>
          <w:b w:val="0"/>
          <w:color w:val="000000" w:themeColor="text1"/>
          <w:sz w:val="23"/>
          <w:szCs w:val="23"/>
        </w:rPr>
        <w:t xml:space="preserve">.     Class Diagram </w:t>
      </w:r>
      <w:r w:rsidR="009011AD" w:rsidRPr="005641DD">
        <w:rPr>
          <w:b w:val="0"/>
          <w:bCs/>
          <w:sz w:val="23"/>
          <w:szCs w:val="23"/>
        </w:rPr>
        <w:t>……………………………………………………</w:t>
      </w:r>
      <w:r w:rsidR="00E34272">
        <w:rPr>
          <w:b w:val="0"/>
          <w:bCs/>
          <w:sz w:val="23"/>
          <w:szCs w:val="23"/>
        </w:rPr>
        <w:t>…..</w:t>
      </w:r>
      <w:r w:rsidR="00C70C5E">
        <w:rPr>
          <w:b w:val="0"/>
          <w:bCs/>
          <w:sz w:val="23"/>
          <w:szCs w:val="23"/>
        </w:rPr>
        <w:t>.28</w:t>
      </w:r>
    </w:p>
    <w:p w14:paraId="65FAF221" w14:textId="73BA62A0" w:rsidR="0057615B" w:rsidRPr="001911C9" w:rsidRDefault="27BF2185" w:rsidP="494EC29D">
      <w:pPr>
        <w:pStyle w:val="Heading4"/>
        <w:rPr>
          <w:rFonts w:eastAsia="Times New Roman" w:cs="Times New Roman"/>
          <w:b w:val="0"/>
          <w:color w:val="000000" w:themeColor="text1"/>
          <w:sz w:val="23"/>
          <w:szCs w:val="23"/>
        </w:rPr>
      </w:pPr>
      <w:r w:rsidRPr="001911C9">
        <w:rPr>
          <w:rFonts w:eastAsia="Times New Roman" w:cs="Times New Roman"/>
          <w:b w:val="0"/>
          <w:color w:val="000000" w:themeColor="text1"/>
          <w:sz w:val="23"/>
          <w:szCs w:val="23"/>
        </w:rPr>
        <w:t xml:space="preserve">                                  7.4.3.    Service Development and Testing</w:t>
      </w:r>
      <w:r w:rsidR="009011AD" w:rsidRPr="005641DD">
        <w:rPr>
          <w:b w:val="0"/>
          <w:bCs/>
          <w:sz w:val="23"/>
          <w:szCs w:val="23"/>
        </w:rPr>
        <w:t>…………………………………</w:t>
      </w:r>
      <w:r w:rsidR="00C70C5E">
        <w:rPr>
          <w:b w:val="0"/>
          <w:bCs/>
          <w:sz w:val="23"/>
          <w:szCs w:val="23"/>
        </w:rPr>
        <w:t>….2</w:t>
      </w:r>
      <w:r w:rsidR="00985D65">
        <w:rPr>
          <w:b w:val="0"/>
          <w:bCs/>
          <w:sz w:val="23"/>
          <w:szCs w:val="23"/>
        </w:rPr>
        <w:t>8</w:t>
      </w:r>
    </w:p>
    <w:p w14:paraId="6459716E" w14:textId="7D1F9C4A" w:rsidR="0057615B" w:rsidRPr="001911C9" w:rsidRDefault="24A70214" w:rsidP="24A70214">
      <w:pPr>
        <w:pStyle w:val="Heading4"/>
        <w:rPr>
          <w:rFonts w:eastAsia="Times New Roman" w:cs="Times New Roman"/>
          <w:b w:val="0"/>
          <w:color w:val="000000" w:themeColor="text1"/>
          <w:sz w:val="23"/>
          <w:szCs w:val="23"/>
          <w:lang w:val=""/>
        </w:rPr>
      </w:pPr>
      <w:r w:rsidRPr="001911C9">
        <w:rPr>
          <w:rFonts w:eastAsia="Times New Roman" w:cs="Times New Roman"/>
          <w:b w:val="0"/>
          <w:color w:val="000000" w:themeColor="text1"/>
          <w:sz w:val="23"/>
          <w:szCs w:val="23"/>
        </w:rPr>
        <w:t xml:space="preserve">            </w:t>
      </w:r>
      <w:r w:rsidR="789A76AB" w:rsidRPr="001911C9">
        <w:rPr>
          <w:rFonts w:eastAsia="Times New Roman" w:cs="Times New Roman"/>
          <w:b w:val="0"/>
          <w:color w:val="000000" w:themeColor="text1"/>
          <w:sz w:val="23"/>
          <w:szCs w:val="23"/>
        </w:rPr>
        <w:t xml:space="preserve"> </w:t>
      </w:r>
      <w:r w:rsidR="35CC293F" w:rsidRPr="001911C9">
        <w:rPr>
          <w:rFonts w:eastAsia="Times New Roman" w:cs="Times New Roman"/>
          <w:b w:val="0"/>
          <w:color w:val="000000" w:themeColor="text1"/>
          <w:sz w:val="23"/>
          <w:szCs w:val="23"/>
        </w:rPr>
        <w:t xml:space="preserve">    </w:t>
      </w:r>
      <w:r w:rsidR="129D3D98" w:rsidRPr="001911C9">
        <w:rPr>
          <w:rFonts w:eastAsia="Times New Roman" w:cs="Times New Roman"/>
          <w:b w:val="0"/>
          <w:color w:val="000000" w:themeColor="text1"/>
          <w:sz w:val="23"/>
          <w:szCs w:val="23"/>
        </w:rPr>
        <w:t xml:space="preserve"> </w:t>
      </w:r>
      <w:r w:rsidRPr="001911C9">
        <w:rPr>
          <w:rFonts w:eastAsia="Times New Roman" w:cs="Times New Roman"/>
          <w:b w:val="0"/>
          <w:color w:val="000000" w:themeColor="text1"/>
          <w:sz w:val="23"/>
          <w:szCs w:val="23"/>
        </w:rPr>
        <w:t>7.</w:t>
      </w:r>
      <w:r w:rsidR="789A76AB" w:rsidRPr="001911C9">
        <w:rPr>
          <w:rFonts w:eastAsia="Times New Roman" w:cs="Times New Roman"/>
          <w:b w:val="0"/>
          <w:color w:val="000000" w:themeColor="text1"/>
          <w:sz w:val="23"/>
          <w:szCs w:val="23"/>
        </w:rPr>
        <w:t>5</w:t>
      </w:r>
      <w:r w:rsidRPr="001911C9">
        <w:rPr>
          <w:rFonts w:eastAsia="Times New Roman" w:cs="Times New Roman"/>
          <w:b w:val="0"/>
          <w:color w:val="000000" w:themeColor="text1"/>
          <w:sz w:val="23"/>
          <w:szCs w:val="23"/>
        </w:rPr>
        <w:t xml:space="preserve">. </w:t>
      </w:r>
      <w:r w:rsidR="73B20173" w:rsidRPr="001911C9">
        <w:rPr>
          <w:rFonts w:eastAsia="Times New Roman" w:cs="Times New Roman"/>
          <w:b w:val="0"/>
          <w:color w:val="000000" w:themeColor="text1"/>
          <w:sz w:val="23"/>
          <w:szCs w:val="23"/>
        </w:rPr>
        <w:t xml:space="preserve">Supplier Service &amp; Grid </w:t>
      </w:r>
      <w:r w:rsidR="73B20173" w:rsidRPr="001911C9">
        <w:rPr>
          <w:rFonts w:eastAsia="Times New Roman" w:cs="Times New Roman"/>
          <w:b w:val="0"/>
          <w:color w:val="000000" w:themeColor="text1"/>
          <w:sz w:val="23"/>
          <w:szCs w:val="23"/>
          <w:lang w:val=""/>
        </w:rPr>
        <w:t>Service</w:t>
      </w:r>
      <w:r w:rsidR="009011AD" w:rsidRPr="005641DD">
        <w:rPr>
          <w:b w:val="0"/>
          <w:bCs/>
          <w:sz w:val="23"/>
          <w:szCs w:val="23"/>
        </w:rPr>
        <w:t>…………………………………………………</w:t>
      </w:r>
      <w:r w:rsidR="00C70C5E">
        <w:rPr>
          <w:b w:val="0"/>
          <w:bCs/>
          <w:sz w:val="23"/>
          <w:szCs w:val="23"/>
        </w:rPr>
        <w:t>….30</w:t>
      </w:r>
    </w:p>
    <w:p w14:paraId="73E8A69A" w14:textId="0F19D811" w:rsidR="0057615B" w:rsidRPr="001911C9" w:rsidRDefault="24A70214" w:rsidP="24A70214">
      <w:pPr>
        <w:pStyle w:val="Heading4"/>
        <w:rPr>
          <w:rFonts w:eastAsia="Times New Roman" w:cs="Times New Roman"/>
          <w:b w:val="0"/>
          <w:sz w:val="23"/>
          <w:szCs w:val="23"/>
        </w:rPr>
      </w:pPr>
      <w:r w:rsidRPr="001911C9">
        <w:rPr>
          <w:rFonts w:eastAsia="Times New Roman" w:cs="Times New Roman"/>
          <w:b w:val="0"/>
          <w:sz w:val="23"/>
          <w:szCs w:val="23"/>
        </w:rPr>
        <w:t xml:space="preserve">                                  7.</w:t>
      </w:r>
      <w:r w:rsidR="789A76AB" w:rsidRPr="001911C9">
        <w:rPr>
          <w:rFonts w:eastAsia="Times New Roman" w:cs="Times New Roman"/>
          <w:b w:val="0"/>
          <w:sz w:val="23"/>
          <w:szCs w:val="23"/>
        </w:rPr>
        <w:t>5</w:t>
      </w:r>
      <w:r w:rsidRPr="001911C9">
        <w:rPr>
          <w:rFonts w:eastAsia="Times New Roman" w:cs="Times New Roman"/>
          <w:b w:val="0"/>
          <w:sz w:val="23"/>
          <w:szCs w:val="23"/>
        </w:rPr>
        <w:t>.1.     Activity Diagram</w:t>
      </w:r>
      <w:r w:rsidR="009011AD" w:rsidRPr="005641DD">
        <w:rPr>
          <w:b w:val="0"/>
          <w:bCs/>
          <w:sz w:val="23"/>
          <w:szCs w:val="23"/>
        </w:rPr>
        <w:t>…………………………………………………</w:t>
      </w:r>
      <w:proofErr w:type="gramStart"/>
      <w:r w:rsidR="00196AEB">
        <w:rPr>
          <w:b w:val="0"/>
          <w:bCs/>
          <w:sz w:val="23"/>
          <w:szCs w:val="23"/>
        </w:rPr>
        <w:t>…..</w:t>
      </w:r>
      <w:proofErr w:type="gramEnd"/>
      <w:r w:rsidR="004F34F0">
        <w:rPr>
          <w:b w:val="0"/>
          <w:bCs/>
          <w:sz w:val="23"/>
          <w:szCs w:val="23"/>
        </w:rPr>
        <w:t>31</w:t>
      </w:r>
    </w:p>
    <w:p w14:paraId="10AD116E" w14:textId="210F8BE3" w:rsidR="0057615B" w:rsidRPr="001911C9" w:rsidRDefault="24A70214" w:rsidP="24A70214">
      <w:pPr>
        <w:pStyle w:val="Heading4"/>
        <w:rPr>
          <w:rFonts w:eastAsia="Times New Roman" w:cs="Times New Roman"/>
          <w:b w:val="0"/>
          <w:color w:val="000000" w:themeColor="text1"/>
          <w:sz w:val="23"/>
          <w:szCs w:val="23"/>
        </w:rPr>
      </w:pPr>
      <w:r w:rsidRPr="001911C9">
        <w:rPr>
          <w:rFonts w:eastAsia="Times New Roman" w:cs="Times New Roman"/>
          <w:b w:val="0"/>
          <w:color w:val="000000" w:themeColor="text1"/>
          <w:sz w:val="23"/>
          <w:szCs w:val="23"/>
        </w:rPr>
        <w:t xml:space="preserve">                                  7.</w:t>
      </w:r>
      <w:r w:rsidR="789A76AB" w:rsidRPr="001911C9">
        <w:rPr>
          <w:rFonts w:eastAsia="Times New Roman" w:cs="Times New Roman"/>
          <w:b w:val="0"/>
          <w:color w:val="000000" w:themeColor="text1"/>
          <w:sz w:val="23"/>
          <w:szCs w:val="23"/>
        </w:rPr>
        <w:t>5</w:t>
      </w:r>
      <w:r w:rsidRPr="001911C9">
        <w:rPr>
          <w:rFonts w:eastAsia="Times New Roman" w:cs="Times New Roman"/>
          <w:b w:val="0"/>
          <w:color w:val="000000" w:themeColor="text1"/>
          <w:sz w:val="23"/>
          <w:szCs w:val="23"/>
        </w:rPr>
        <w:t xml:space="preserve">.2.     Class Diagram </w:t>
      </w:r>
      <w:r w:rsidR="009011AD" w:rsidRPr="005641DD">
        <w:rPr>
          <w:b w:val="0"/>
          <w:bCs/>
          <w:sz w:val="23"/>
          <w:szCs w:val="23"/>
        </w:rPr>
        <w:t>……………………………………………………</w:t>
      </w:r>
      <w:proofErr w:type="gramStart"/>
      <w:r w:rsidR="004F34F0">
        <w:rPr>
          <w:b w:val="0"/>
          <w:bCs/>
          <w:sz w:val="23"/>
          <w:szCs w:val="23"/>
        </w:rPr>
        <w:t>…..</w:t>
      </w:r>
      <w:proofErr w:type="gramEnd"/>
      <w:r w:rsidR="004F34F0">
        <w:rPr>
          <w:b w:val="0"/>
          <w:bCs/>
          <w:sz w:val="23"/>
          <w:szCs w:val="23"/>
        </w:rPr>
        <w:t>32</w:t>
      </w:r>
    </w:p>
    <w:p w14:paraId="658550DD" w14:textId="6B975E93" w:rsidR="0057615B" w:rsidRPr="009011AD" w:rsidRDefault="24A70214" w:rsidP="009011AD">
      <w:pPr>
        <w:pStyle w:val="Heading4"/>
        <w:rPr>
          <w:rFonts w:eastAsia="Times New Roman" w:cs="Times New Roman"/>
          <w:b w:val="0"/>
          <w:color w:val="000000" w:themeColor="text1"/>
          <w:sz w:val="23"/>
          <w:szCs w:val="23"/>
        </w:rPr>
      </w:pPr>
      <w:r w:rsidRPr="001911C9">
        <w:rPr>
          <w:rFonts w:eastAsia="Times New Roman" w:cs="Times New Roman"/>
          <w:b w:val="0"/>
          <w:color w:val="000000" w:themeColor="text1"/>
          <w:sz w:val="23"/>
          <w:szCs w:val="23"/>
        </w:rPr>
        <w:t xml:space="preserve">                                  7.</w:t>
      </w:r>
      <w:r w:rsidR="789A76AB" w:rsidRPr="001911C9">
        <w:rPr>
          <w:rFonts w:eastAsia="Times New Roman" w:cs="Times New Roman"/>
          <w:b w:val="0"/>
          <w:color w:val="000000" w:themeColor="text1"/>
          <w:sz w:val="23"/>
          <w:szCs w:val="23"/>
        </w:rPr>
        <w:t>5</w:t>
      </w:r>
      <w:r w:rsidRPr="001911C9">
        <w:rPr>
          <w:rFonts w:eastAsia="Times New Roman" w:cs="Times New Roman"/>
          <w:b w:val="0"/>
          <w:color w:val="000000" w:themeColor="text1"/>
          <w:sz w:val="23"/>
          <w:szCs w:val="23"/>
        </w:rPr>
        <w:t>.3.    Service Development and Testing</w:t>
      </w:r>
      <w:r w:rsidR="009011AD" w:rsidRPr="005641DD">
        <w:rPr>
          <w:b w:val="0"/>
          <w:bCs/>
          <w:sz w:val="23"/>
          <w:szCs w:val="23"/>
        </w:rPr>
        <w:t>………………………………</w:t>
      </w:r>
      <w:r w:rsidR="00B36FE0">
        <w:rPr>
          <w:rFonts w:eastAsia="Times New Roman" w:cs="Times New Roman"/>
          <w:b w:val="0"/>
          <w:color w:val="000000" w:themeColor="text1"/>
          <w:sz w:val="23"/>
          <w:szCs w:val="23"/>
        </w:rPr>
        <w:t>…</w:t>
      </w:r>
      <w:r w:rsidR="00373B80">
        <w:rPr>
          <w:rFonts w:eastAsia="Times New Roman" w:cs="Times New Roman"/>
          <w:b w:val="0"/>
          <w:color w:val="000000" w:themeColor="text1"/>
          <w:sz w:val="23"/>
          <w:szCs w:val="23"/>
        </w:rPr>
        <w:t>….</w:t>
      </w:r>
      <w:r w:rsidR="0084015B">
        <w:rPr>
          <w:rFonts w:eastAsia="Times New Roman" w:cs="Times New Roman"/>
          <w:b w:val="0"/>
          <w:color w:val="000000" w:themeColor="text1"/>
          <w:sz w:val="23"/>
          <w:szCs w:val="23"/>
        </w:rPr>
        <w:t>32</w:t>
      </w:r>
      <w:r w:rsidRPr="001911C9">
        <w:rPr>
          <w:rFonts w:eastAsia="Times New Roman" w:cs="Times New Roman"/>
          <w:b w:val="0"/>
          <w:color w:val="000000" w:themeColor="text1"/>
          <w:sz w:val="23"/>
          <w:szCs w:val="23"/>
        </w:rPr>
        <w:t xml:space="preserve">                                    </w:t>
      </w:r>
    </w:p>
    <w:p w14:paraId="0B740AAD" w14:textId="524E79B9" w:rsidR="003025AD" w:rsidRPr="00B36FE0" w:rsidRDefault="00C42A15" w:rsidP="003025AD">
      <w:pPr>
        <w:pStyle w:val="NormalWeb"/>
        <w:numPr>
          <w:ilvl w:val="0"/>
          <w:numId w:val="14"/>
        </w:numPr>
        <w:spacing w:before="0" w:beforeAutospacing="0" w:after="0" w:afterAutospacing="0"/>
        <w:rPr>
          <w:rFonts w:ascii="Times New Roman" w:hAnsi="Times New Roman"/>
          <w:sz w:val="23"/>
          <w:szCs w:val="23"/>
          <w:lang w:val="en-US"/>
        </w:rPr>
      </w:pPr>
      <w:r w:rsidRPr="001911C9">
        <w:rPr>
          <w:rFonts w:ascii="Times New Roman" w:hAnsi="Times New Roman"/>
          <w:sz w:val="23"/>
          <w:szCs w:val="23"/>
          <w:lang w:val="en-US"/>
        </w:rPr>
        <w:t>System’s In</w:t>
      </w:r>
      <w:r w:rsidR="00A32A72" w:rsidRPr="001911C9">
        <w:rPr>
          <w:rFonts w:ascii="Times New Roman" w:hAnsi="Times New Roman"/>
          <w:sz w:val="23"/>
          <w:szCs w:val="23"/>
          <w:lang w:val="en-US"/>
        </w:rPr>
        <w:t>tegration Details</w:t>
      </w:r>
      <w:r w:rsidR="00CD203D">
        <w:rPr>
          <w:rFonts w:ascii="Times New Roman" w:hAnsi="Times New Roman"/>
          <w:sz w:val="23"/>
          <w:szCs w:val="23"/>
          <w:lang w:val="en-US"/>
        </w:rPr>
        <w:t>.</w:t>
      </w:r>
      <w:r w:rsidR="00B36FE0" w:rsidRPr="00B36FE0">
        <w:rPr>
          <w:rFonts w:ascii="Times New Roman" w:hAnsi="Times New Roman"/>
          <w:b/>
          <w:bCs/>
          <w:color w:val="auto"/>
          <w:sz w:val="23"/>
          <w:szCs w:val="23"/>
          <w:lang w:val="en-US"/>
        </w:rPr>
        <w:t xml:space="preserve"> </w:t>
      </w:r>
      <w:r w:rsidR="00B36FE0" w:rsidRPr="00B36FE0">
        <w:rPr>
          <w:rFonts w:ascii="Times New Roman" w:hAnsi="Times New Roman"/>
          <w:color w:val="auto"/>
          <w:sz w:val="23"/>
          <w:szCs w:val="23"/>
          <w:lang w:val="en-US"/>
        </w:rPr>
        <w:t>……………………………………………………………</w:t>
      </w:r>
      <w:r w:rsidR="00433C23">
        <w:rPr>
          <w:rFonts w:ascii="Times New Roman" w:hAnsi="Times New Roman"/>
          <w:color w:val="auto"/>
          <w:sz w:val="23"/>
          <w:szCs w:val="23"/>
          <w:lang w:val="en-US"/>
        </w:rPr>
        <w:t>...34</w:t>
      </w:r>
    </w:p>
    <w:p w14:paraId="30F4B1D9" w14:textId="038EB513" w:rsidR="00A32A72" w:rsidRPr="001911C9" w:rsidRDefault="006C24F0" w:rsidP="00D50C1A">
      <w:pPr>
        <w:pStyle w:val="NormalWeb"/>
        <w:numPr>
          <w:ilvl w:val="0"/>
          <w:numId w:val="14"/>
        </w:numPr>
        <w:spacing w:before="0" w:beforeAutospacing="0" w:after="0" w:afterAutospacing="0"/>
        <w:rPr>
          <w:rFonts w:ascii="Times New Roman" w:hAnsi="Times New Roman"/>
          <w:sz w:val="23"/>
          <w:szCs w:val="23"/>
          <w:lang w:val="en-US"/>
        </w:rPr>
      </w:pPr>
      <w:r w:rsidRPr="001911C9">
        <w:rPr>
          <w:rFonts w:ascii="Times New Roman" w:hAnsi="Times New Roman"/>
          <w:sz w:val="23"/>
          <w:szCs w:val="23"/>
          <w:lang w:val="en-US"/>
        </w:rPr>
        <w:t>References</w:t>
      </w:r>
      <w:r w:rsidR="00B36FE0" w:rsidRPr="00B36FE0">
        <w:rPr>
          <w:rFonts w:ascii="Times New Roman" w:hAnsi="Times New Roman"/>
          <w:color w:val="auto"/>
          <w:sz w:val="23"/>
          <w:szCs w:val="23"/>
          <w:lang w:val="en-US"/>
        </w:rPr>
        <w:t>……………………………………………………………………</w:t>
      </w:r>
      <w:r w:rsidR="00B36FE0">
        <w:rPr>
          <w:rFonts w:ascii="Times New Roman" w:hAnsi="Times New Roman"/>
          <w:color w:val="auto"/>
          <w:sz w:val="23"/>
          <w:szCs w:val="23"/>
          <w:lang w:val="en-US"/>
        </w:rPr>
        <w:t>…………</w:t>
      </w:r>
      <w:r w:rsidR="00433C23">
        <w:rPr>
          <w:rFonts w:ascii="Times New Roman" w:hAnsi="Times New Roman"/>
          <w:color w:val="auto"/>
          <w:sz w:val="23"/>
          <w:szCs w:val="23"/>
          <w:lang w:val="en-US"/>
        </w:rPr>
        <w:t>….34</w:t>
      </w:r>
    </w:p>
    <w:p w14:paraId="42767942" w14:textId="020FE9CA" w:rsidR="002F6A54" w:rsidRDefault="002F6A54" w:rsidP="002F6A54">
      <w:pPr>
        <w:pStyle w:val="NormalWeb"/>
        <w:spacing w:before="0" w:beforeAutospacing="0" w:after="0" w:afterAutospacing="0"/>
        <w:ind w:left="1800"/>
        <w:rPr>
          <w:rFonts w:ascii="Times New Roman" w:hAnsi="Times New Roman"/>
          <w:color w:val="auto"/>
          <w:sz w:val="24"/>
          <w:szCs w:val="24"/>
          <w:lang w:val="en-US"/>
        </w:rPr>
      </w:pPr>
    </w:p>
    <w:p w14:paraId="249F8F2C" w14:textId="57F49177" w:rsidR="00952595" w:rsidRPr="00D24B5C" w:rsidRDefault="00952595" w:rsidP="00185F71">
      <w:pPr>
        <w:pStyle w:val="NormalWeb"/>
        <w:spacing w:before="0" w:beforeAutospacing="0" w:after="0" w:afterAutospacing="0"/>
        <w:rPr>
          <w:rFonts w:ascii="Times New Roman" w:hAnsi="Times New Roman"/>
          <w:color w:val="auto"/>
          <w:sz w:val="24"/>
          <w:szCs w:val="24"/>
          <w:lang w:val="en-US"/>
        </w:rPr>
      </w:pPr>
    </w:p>
    <w:p w14:paraId="083DE3A7" w14:textId="5C7D5819" w:rsidR="00524C15" w:rsidRDefault="00524C15" w:rsidP="00AD0ABB">
      <w:pPr>
        <w:pStyle w:val="NormalWeb"/>
        <w:spacing w:before="0" w:beforeAutospacing="0" w:after="0" w:afterAutospacing="0"/>
        <w:ind w:left="360"/>
        <w:rPr>
          <w:rFonts w:ascii="Times New Roman" w:hAnsi="Times New Roman"/>
          <w:b/>
          <w:bCs/>
          <w:color w:val="auto"/>
          <w:sz w:val="24"/>
          <w:szCs w:val="24"/>
          <w:lang w:val="en-US"/>
        </w:rPr>
      </w:pPr>
    </w:p>
    <w:p w14:paraId="0E63AF4B" w14:textId="60D31E86" w:rsidR="003F6E1E" w:rsidRPr="003F6E1E" w:rsidRDefault="003F6E1E" w:rsidP="003F6E1E">
      <w:pPr>
        <w:tabs>
          <w:tab w:val="left" w:pos="707"/>
        </w:tabs>
        <w:rPr>
          <w:lang w:eastAsia="x-none"/>
        </w:rPr>
        <w:sectPr w:rsidR="003F6E1E" w:rsidRPr="003F6E1E" w:rsidSect="00D16E64">
          <w:footerReference w:type="default" r:id="rId1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1529CAD4" w14:textId="0869D428" w:rsidR="00675C75" w:rsidRPr="00AD0DFB" w:rsidRDefault="00950E85" w:rsidP="00D50C1A">
      <w:pPr>
        <w:pStyle w:val="TOC1"/>
        <w:numPr>
          <w:ilvl w:val="0"/>
          <w:numId w:val="11"/>
        </w:numPr>
        <w:rPr>
          <w:rFonts w:asciiTheme="minorHAnsi" w:eastAsiaTheme="minorEastAsia" w:hAnsiTheme="minorHAnsi"/>
          <w:noProof/>
        </w:rPr>
      </w:pPr>
      <w:bookmarkStart w:id="0" w:name="_Toc70154483"/>
      <w:r w:rsidRPr="00AD0DFB">
        <w:lastRenderedPageBreak/>
        <w:t>Workload Distribution</w:t>
      </w:r>
      <w:bookmarkEnd w:id="0"/>
    </w:p>
    <w:tbl>
      <w:tblPr>
        <w:tblStyle w:val="TableGrid"/>
        <w:tblW w:w="9363" w:type="dxa"/>
        <w:jc w:val="center"/>
        <w:tblLook w:val="06A0" w:firstRow="1" w:lastRow="0" w:firstColumn="1" w:lastColumn="0" w:noHBand="1" w:noVBand="1"/>
      </w:tblPr>
      <w:tblGrid>
        <w:gridCol w:w="1622"/>
        <w:gridCol w:w="2206"/>
        <w:gridCol w:w="5535"/>
      </w:tblGrid>
      <w:tr w:rsidR="00950E85" w14:paraId="402D17F3" w14:textId="77777777" w:rsidTr="000628CB">
        <w:trPr>
          <w:trHeight w:val="443"/>
          <w:jc w:val="center"/>
        </w:trPr>
        <w:tc>
          <w:tcPr>
            <w:tcW w:w="1622" w:type="dxa"/>
          </w:tcPr>
          <w:p w14:paraId="21E7ACE5" w14:textId="77777777" w:rsidR="00950E85" w:rsidRDefault="00950E85" w:rsidP="00675C75">
            <w:pPr>
              <w:spacing w:before="0" w:after="0"/>
            </w:pPr>
            <w:r w:rsidRPr="0081178B">
              <w:rPr>
                <w:rFonts w:cs="Times New Roman"/>
                <w:b/>
                <w:bCs/>
                <w:szCs w:val="24"/>
              </w:rPr>
              <w:t>Re</w:t>
            </w:r>
            <w:r w:rsidRPr="0081178B">
              <w:rPr>
                <w:rFonts w:cs="Times New Roman"/>
                <w:b/>
                <w:bCs/>
                <w:szCs w:val="24"/>
              </w:rPr>
              <w:softHyphen/>
              <w:t>gistration Number</w:t>
            </w:r>
          </w:p>
        </w:tc>
        <w:tc>
          <w:tcPr>
            <w:tcW w:w="2206" w:type="dxa"/>
          </w:tcPr>
          <w:p w14:paraId="4FE0822A" w14:textId="77777777" w:rsidR="00950E85" w:rsidRDefault="00950E85" w:rsidP="00675C75">
            <w:pPr>
              <w:spacing w:before="0" w:after="0"/>
            </w:pPr>
            <w:r w:rsidRPr="0081178B">
              <w:rPr>
                <w:rFonts w:cs="Times New Roman"/>
                <w:b/>
                <w:bCs/>
                <w:szCs w:val="24"/>
              </w:rPr>
              <w:t>Name with Initials</w:t>
            </w:r>
          </w:p>
        </w:tc>
        <w:tc>
          <w:tcPr>
            <w:tcW w:w="5535" w:type="dxa"/>
          </w:tcPr>
          <w:p w14:paraId="72EE6F34" w14:textId="77777777" w:rsidR="00950E85" w:rsidRDefault="00950E85" w:rsidP="00675C75">
            <w:pPr>
              <w:spacing w:before="0" w:after="0"/>
            </w:pPr>
            <w:r w:rsidRPr="0081178B">
              <w:rPr>
                <w:rFonts w:cs="Times New Roman"/>
                <w:b/>
                <w:bCs/>
                <w:szCs w:val="24"/>
              </w:rPr>
              <w:t>Web Service Allocated</w:t>
            </w:r>
          </w:p>
        </w:tc>
      </w:tr>
      <w:tr w:rsidR="00950E85" w14:paraId="1F0CDC3D" w14:textId="77777777" w:rsidTr="000628CB">
        <w:trPr>
          <w:trHeight w:val="2310"/>
          <w:jc w:val="center"/>
        </w:trPr>
        <w:tc>
          <w:tcPr>
            <w:tcW w:w="1622" w:type="dxa"/>
          </w:tcPr>
          <w:p w14:paraId="1CFC9B13" w14:textId="79FEADAA" w:rsidR="00950E85" w:rsidRDefault="00950E85" w:rsidP="00675C75">
            <w:pPr>
              <w:spacing w:before="0" w:after="0"/>
            </w:pPr>
            <w:r w:rsidRPr="00D201CD">
              <w:rPr>
                <w:rFonts w:cs="Times New Roman"/>
                <w:szCs w:val="24"/>
              </w:rPr>
              <w:t>IT</w:t>
            </w:r>
            <w:r w:rsidR="008E1772">
              <w:rPr>
                <w:rFonts w:cs="Times New Roman"/>
                <w:szCs w:val="24"/>
              </w:rPr>
              <w:t>20012342</w:t>
            </w:r>
          </w:p>
        </w:tc>
        <w:tc>
          <w:tcPr>
            <w:tcW w:w="2206" w:type="dxa"/>
          </w:tcPr>
          <w:p w14:paraId="21D5DA8E" w14:textId="23629562" w:rsidR="00950E85" w:rsidRDefault="008E1772" w:rsidP="00675C75">
            <w:pPr>
              <w:spacing w:before="0" w:after="0"/>
            </w:pPr>
            <w:r>
              <w:t>Sanjeewa J.M.I.P.</w:t>
            </w:r>
          </w:p>
        </w:tc>
        <w:tc>
          <w:tcPr>
            <w:tcW w:w="5535" w:type="dxa"/>
          </w:tcPr>
          <w:p w14:paraId="21898643" w14:textId="0D1317E3" w:rsidR="00950E85" w:rsidRDefault="00950E85" w:rsidP="00675C75">
            <w:pPr>
              <w:spacing w:before="0" w:after="0"/>
              <w:rPr>
                <w:rFonts w:cs="Times New Roman"/>
                <w:szCs w:val="24"/>
              </w:rPr>
            </w:pPr>
            <w:r w:rsidRPr="00D201CD">
              <w:rPr>
                <w:rFonts w:cs="Times New Roman"/>
                <w:szCs w:val="24"/>
              </w:rPr>
              <w:t>User Service</w:t>
            </w:r>
          </w:p>
          <w:p w14:paraId="033D1D3C" w14:textId="3E2F6CC0" w:rsidR="00F85396" w:rsidRDefault="00F85396" w:rsidP="00D50C1A">
            <w:pPr>
              <w:pStyle w:val="ListParagraph"/>
              <w:numPr>
                <w:ilvl w:val="0"/>
                <w:numId w:val="3"/>
              </w:numPr>
              <w:spacing w:before="0" w:after="0"/>
              <w:jc w:val="left"/>
            </w:pPr>
            <w:r>
              <w:t>User Management</w:t>
            </w:r>
          </w:p>
          <w:p w14:paraId="25AEF244" w14:textId="3EFE55D4" w:rsidR="00521006" w:rsidRDefault="00521006" w:rsidP="00D50C1A">
            <w:pPr>
              <w:pStyle w:val="ListParagraph"/>
              <w:numPr>
                <w:ilvl w:val="0"/>
                <w:numId w:val="3"/>
              </w:numPr>
              <w:spacing w:before="0" w:after="0"/>
              <w:jc w:val="left"/>
            </w:pPr>
            <w:r>
              <w:t>User Role Management</w:t>
            </w:r>
          </w:p>
          <w:p w14:paraId="1B183617" w14:textId="385E3571" w:rsidR="00F85396" w:rsidRDefault="00F85396" w:rsidP="00D50C1A">
            <w:pPr>
              <w:pStyle w:val="ListParagraph"/>
              <w:numPr>
                <w:ilvl w:val="0"/>
                <w:numId w:val="3"/>
              </w:numPr>
              <w:spacing w:before="0" w:after="0"/>
              <w:jc w:val="left"/>
            </w:pPr>
            <w:r>
              <w:t xml:space="preserve">User </w:t>
            </w:r>
            <w:r w:rsidR="00C04574">
              <w:t>L</w:t>
            </w:r>
            <w:r w:rsidR="00282BB8">
              <w:t xml:space="preserve">ogin </w:t>
            </w:r>
            <w:r w:rsidR="00EF382A">
              <w:t xml:space="preserve">&amp; </w:t>
            </w:r>
            <w:r w:rsidR="00C04574">
              <w:t>P</w:t>
            </w:r>
            <w:r w:rsidR="00EF382A">
              <w:t xml:space="preserve">assword </w:t>
            </w:r>
            <w:r w:rsidR="00C04574">
              <w:t>R</w:t>
            </w:r>
            <w:r w:rsidR="00EF382A">
              <w:t>ese</w:t>
            </w:r>
            <w:r w:rsidR="00C04574">
              <w:t>t</w:t>
            </w:r>
          </w:p>
          <w:p w14:paraId="5DDFFAB9" w14:textId="77777777" w:rsidR="00AA4FD2" w:rsidRDefault="00AA4FD2" w:rsidP="00AA4FD2">
            <w:pPr>
              <w:pStyle w:val="ListParagraph"/>
              <w:spacing w:before="0" w:after="0"/>
              <w:jc w:val="left"/>
            </w:pPr>
          </w:p>
          <w:p w14:paraId="19B724B3" w14:textId="30880D06" w:rsidR="00057A26" w:rsidRDefault="00AA4FD2" w:rsidP="00057A26">
            <w:pPr>
              <w:spacing w:before="0" w:after="0"/>
              <w:jc w:val="left"/>
            </w:pPr>
            <w:r>
              <w:t>Breakdown Service</w:t>
            </w:r>
          </w:p>
          <w:p w14:paraId="2235DE25" w14:textId="25105107" w:rsidR="00AA4FD2" w:rsidRDefault="00A57F1C" w:rsidP="00D50C1A">
            <w:pPr>
              <w:pStyle w:val="ListParagraph"/>
              <w:numPr>
                <w:ilvl w:val="0"/>
                <w:numId w:val="7"/>
              </w:numPr>
              <w:spacing w:before="0" w:after="0"/>
              <w:jc w:val="left"/>
            </w:pPr>
            <w:r>
              <w:t>Reporting and managing breakdowns</w:t>
            </w:r>
          </w:p>
          <w:p w14:paraId="242E4B56" w14:textId="66175616" w:rsidR="00AA4FD2" w:rsidRDefault="00AD6588" w:rsidP="00D50C1A">
            <w:pPr>
              <w:pStyle w:val="ListParagraph"/>
              <w:numPr>
                <w:ilvl w:val="0"/>
                <w:numId w:val="7"/>
              </w:numPr>
              <w:spacing w:before="0" w:after="0"/>
              <w:jc w:val="left"/>
            </w:pPr>
            <w:r>
              <w:t>Updating status of breakdowns</w:t>
            </w:r>
          </w:p>
        </w:tc>
      </w:tr>
      <w:tr w:rsidR="00950E85" w14:paraId="37750305" w14:textId="77777777" w:rsidTr="000628CB">
        <w:trPr>
          <w:trHeight w:val="2008"/>
          <w:jc w:val="center"/>
        </w:trPr>
        <w:tc>
          <w:tcPr>
            <w:tcW w:w="1622" w:type="dxa"/>
          </w:tcPr>
          <w:p w14:paraId="4B69DA44" w14:textId="667AEFCE" w:rsidR="00950E85" w:rsidRDefault="00863468" w:rsidP="00675C75">
            <w:pPr>
              <w:spacing w:before="0" w:after="0"/>
            </w:pPr>
            <w:r>
              <w:rPr>
                <w:rFonts w:cs="Times New Roman"/>
                <w:szCs w:val="24"/>
              </w:rPr>
              <w:t>IT20188054</w:t>
            </w:r>
          </w:p>
        </w:tc>
        <w:tc>
          <w:tcPr>
            <w:tcW w:w="2206" w:type="dxa"/>
          </w:tcPr>
          <w:p w14:paraId="36E72ED5" w14:textId="3212D2BC" w:rsidR="00950E85" w:rsidRDefault="000E3FF1" w:rsidP="00712727">
            <w:pPr>
              <w:spacing w:before="0" w:after="0"/>
              <w:jc w:val="left"/>
            </w:pPr>
            <w:proofErr w:type="spellStart"/>
            <w:r>
              <w:rPr>
                <w:rFonts w:cs="Times New Roman"/>
                <w:szCs w:val="24"/>
              </w:rPr>
              <w:t>Benthota</w:t>
            </w:r>
            <w:proofErr w:type="spellEnd"/>
            <w:r>
              <w:rPr>
                <w:rFonts w:cs="Times New Roman"/>
                <w:szCs w:val="24"/>
              </w:rPr>
              <w:t xml:space="preserve"> </w:t>
            </w:r>
            <w:proofErr w:type="spellStart"/>
            <w:r>
              <w:rPr>
                <w:rFonts w:cs="Times New Roman"/>
                <w:szCs w:val="24"/>
              </w:rPr>
              <w:t>Arachchi</w:t>
            </w:r>
            <w:proofErr w:type="spellEnd"/>
            <w:r>
              <w:rPr>
                <w:rFonts w:cs="Times New Roman"/>
                <w:szCs w:val="24"/>
              </w:rPr>
              <w:t xml:space="preserve"> B.</w:t>
            </w:r>
            <w:r w:rsidR="00712727">
              <w:rPr>
                <w:rFonts w:cs="Times New Roman"/>
                <w:szCs w:val="24"/>
              </w:rPr>
              <w:t>A.</w:t>
            </w:r>
            <w:r>
              <w:rPr>
                <w:rFonts w:cs="Times New Roman"/>
                <w:szCs w:val="24"/>
              </w:rPr>
              <w:t>T.</w:t>
            </w:r>
            <w:r w:rsidR="00712727">
              <w:rPr>
                <w:rFonts w:cs="Times New Roman"/>
                <w:szCs w:val="24"/>
              </w:rPr>
              <w:t>P</w:t>
            </w:r>
            <w:r w:rsidR="002D5842">
              <w:rPr>
                <w:rFonts w:cs="Times New Roman"/>
                <w:szCs w:val="24"/>
              </w:rPr>
              <w:t>.</w:t>
            </w:r>
          </w:p>
        </w:tc>
        <w:tc>
          <w:tcPr>
            <w:tcW w:w="5535" w:type="dxa"/>
          </w:tcPr>
          <w:p w14:paraId="514D721C" w14:textId="45D6D5B7" w:rsidR="00950E85" w:rsidRDefault="00216C9C" w:rsidP="00675C75">
            <w:pPr>
              <w:spacing w:before="0" w:after="0"/>
              <w:rPr>
                <w:rFonts w:cs="Times New Roman"/>
                <w:szCs w:val="24"/>
              </w:rPr>
            </w:pPr>
            <w:r>
              <w:rPr>
                <w:rFonts w:cs="Times New Roman"/>
                <w:szCs w:val="24"/>
              </w:rPr>
              <w:t xml:space="preserve">Power </w:t>
            </w:r>
            <w:r w:rsidR="00D804CB">
              <w:rPr>
                <w:rFonts w:cs="Times New Roman"/>
                <w:szCs w:val="24"/>
              </w:rPr>
              <w:t>Management</w:t>
            </w:r>
            <w:r w:rsidR="00950E85" w:rsidRPr="00D201CD">
              <w:rPr>
                <w:rFonts w:cs="Times New Roman"/>
                <w:szCs w:val="24"/>
              </w:rPr>
              <w:t xml:space="preserve"> Service</w:t>
            </w:r>
          </w:p>
          <w:p w14:paraId="755B34BA" w14:textId="410B4FB6" w:rsidR="00584E0E" w:rsidRDefault="007C2C33" w:rsidP="00D50C1A">
            <w:pPr>
              <w:pStyle w:val="ListParagraph"/>
              <w:numPr>
                <w:ilvl w:val="0"/>
                <w:numId w:val="3"/>
              </w:numPr>
              <w:spacing w:before="0" w:after="0"/>
              <w:jc w:val="left"/>
            </w:pPr>
            <w:r>
              <w:t xml:space="preserve">Manage the power consumption of the user </w:t>
            </w:r>
          </w:p>
          <w:p w14:paraId="46B0AD14" w14:textId="5096A9D6" w:rsidR="00584E0E" w:rsidRPr="002354B0" w:rsidRDefault="00257FA7" w:rsidP="00D50C1A">
            <w:pPr>
              <w:pStyle w:val="ListParagraph"/>
              <w:numPr>
                <w:ilvl w:val="0"/>
                <w:numId w:val="3"/>
              </w:numPr>
              <w:spacing w:before="0" w:after="0"/>
              <w:jc w:val="left"/>
            </w:pPr>
            <w:r w:rsidRPr="002354B0">
              <w:t>Maintain</w:t>
            </w:r>
            <w:r w:rsidR="002A04C9" w:rsidRPr="002354B0">
              <w:t xml:space="preserve"> </w:t>
            </w:r>
            <w:r w:rsidR="00113AEA" w:rsidRPr="002354B0">
              <w:t xml:space="preserve">details </w:t>
            </w:r>
            <w:r w:rsidR="00322C8A" w:rsidRPr="002354B0">
              <w:t xml:space="preserve">of </w:t>
            </w:r>
            <w:r w:rsidR="002A04C9" w:rsidRPr="002354B0">
              <w:t xml:space="preserve">the power generation capacity </w:t>
            </w:r>
            <w:r w:rsidR="00845186" w:rsidRPr="002354B0">
              <w:t xml:space="preserve">inserted </w:t>
            </w:r>
            <w:r w:rsidR="00C50EF6" w:rsidRPr="002354B0">
              <w:t>in</w:t>
            </w:r>
            <w:r w:rsidR="00845186" w:rsidRPr="002354B0">
              <w:t xml:space="preserve">to the </w:t>
            </w:r>
            <w:proofErr w:type="spellStart"/>
            <w:r w:rsidR="00924FD5">
              <w:t>ElectroG</w:t>
            </w:r>
            <w:r w:rsidR="00C84C84" w:rsidRPr="002354B0">
              <w:t>rid</w:t>
            </w:r>
            <w:proofErr w:type="spellEnd"/>
            <w:r w:rsidR="002A04C9" w:rsidRPr="002354B0">
              <w:t xml:space="preserve"> </w:t>
            </w:r>
          </w:p>
          <w:p w14:paraId="346042F5" w14:textId="77777777" w:rsidR="00AB27C9" w:rsidRDefault="00AA3029" w:rsidP="00D50C1A">
            <w:pPr>
              <w:pStyle w:val="ListParagraph"/>
              <w:numPr>
                <w:ilvl w:val="0"/>
                <w:numId w:val="3"/>
              </w:numPr>
              <w:spacing w:before="0" w:after="0"/>
              <w:jc w:val="left"/>
            </w:pPr>
            <w:r w:rsidRPr="00AA3029">
              <w:t>View power management monthly summary data</w:t>
            </w:r>
          </w:p>
          <w:p w14:paraId="5DFC69D5" w14:textId="37CE0E5E" w:rsidR="00584E0E" w:rsidRDefault="00AA3029" w:rsidP="00D50C1A">
            <w:pPr>
              <w:pStyle w:val="ListParagraph"/>
              <w:numPr>
                <w:ilvl w:val="0"/>
                <w:numId w:val="3"/>
              </w:numPr>
              <w:spacing w:before="0" w:after="0"/>
              <w:jc w:val="left"/>
            </w:pPr>
            <w:r w:rsidRPr="00AA3029">
              <w:t xml:space="preserve">View power management </w:t>
            </w:r>
            <w:r>
              <w:t>annual</w:t>
            </w:r>
            <w:r w:rsidRPr="00AA3029">
              <w:t xml:space="preserve"> summary data</w:t>
            </w:r>
          </w:p>
        </w:tc>
      </w:tr>
      <w:tr w:rsidR="00950E85" w14:paraId="25FA858E" w14:textId="77777777" w:rsidTr="000628CB">
        <w:trPr>
          <w:trHeight w:val="1434"/>
          <w:jc w:val="center"/>
        </w:trPr>
        <w:tc>
          <w:tcPr>
            <w:tcW w:w="1622" w:type="dxa"/>
          </w:tcPr>
          <w:p w14:paraId="1F01AD36" w14:textId="4642A2CA" w:rsidR="00950E85" w:rsidRDefault="00950E85" w:rsidP="00675C75">
            <w:pPr>
              <w:spacing w:before="0" w:after="0"/>
            </w:pPr>
            <w:r w:rsidRPr="00D201CD">
              <w:rPr>
                <w:rFonts w:cs="Times New Roman"/>
                <w:szCs w:val="24"/>
              </w:rPr>
              <w:t>IT</w:t>
            </w:r>
            <w:r w:rsidR="004757F5">
              <w:rPr>
                <w:rFonts w:cs="Times New Roman"/>
                <w:szCs w:val="24"/>
              </w:rPr>
              <w:t>20186142</w:t>
            </w:r>
          </w:p>
        </w:tc>
        <w:tc>
          <w:tcPr>
            <w:tcW w:w="2206" w:type="dxa"/>
          </w:tcPr>
          <w:p w14:paraId="1E5EB4A8" w14:textId="68B26090" w:rsidR="00950E85" w:rsidRDefault="004757F5" w:rsidP="00675C75">
            <w:pPr>
              <w:spacing w:before="0" w:after="0"/>
            </w:pPr>
            <w:r>
              <w:t>Wijesooriya H.M.A.H.</w:t>
            </w:r>
          </w:p>
        </w:tc>
        <w:tc>
          <w:tcPr>
            <w:tcW w:w="5535" w:type="dxa"/>
          </w:tcPr>
          <w:p w14:paraId="5DCC26CF" w14:textId="5DD3F40E" w:rsidR="00950E85" w:rsidRDefault="004757F5" w:rsidP="00675C75">
            <w:pPr>
              <w:spacing w:before="0" w:after="0"/>
              <w:rPr>
                <w:rFonts w:cs="Times New Roman"/>
                <w:szCs w:val="24"/>
              </w:rPr>
            </w:pPr>
            <w:r>
              <w:rPr>
                <w:rFonts w:cs="Times New Roman"/>
                <w:szCs w:val="24"/>
              </w:rPr>
              <w:t>Technicians</w:t>
            </w:r>
            <w:r w:rsidR="00950E85" w:rsidRPr="00D201CD">
              <w:rPr>
                <w:rFonts w:cs="Times New Roman"/>
                <w:szCs w:val="24"/>
              </w:rPr>
              <w:t xml:space="preserve"> Service</w:t>
            </w:r>
          </w:p>
          <w:p w14:paraId="5421B6EF" w14:textId="1424CBED" w:rsidR="00521006" w:rsidRDefault="008F4620" w:rsidP="00D50C1A">
            <w:pPr>
              <w:pStyle w:val="ListParagraph"/>
              <w:numPr>
                <w:ilvl w:val="0"/>
                <w:numId w:val="3"/>
              </w:numPr>
              <w:spacing w:before="0" w:after="0"/>
              <w:jc w:val="left"/>
            </w:pPr>
            <w:r>
              <w:t xml:space="preserve">Manage the </w:t>
            </w:r>
            <w:r w:rsidR="00E34685">
              <w:t>details of technicians</w:t>
            </w:r>
          </w:p>
          <w:p w14:paraId="15EEF8A9" w14:textId="776D051B" w:rsidR="00521006" w:rsidRDefault="00851A75" w:rsidP="00D50C1A">
            <w:pPr>
              <w:pStyle w:val="ListParagraph"/>
              <w:numPr>
                <w:ilvl w:val="0"/>
                <w:numId w:val="3"/>
              </w:numPr>
              <w:spacing w:before="0" w:after="0"/>
              <w:jc w:val="left"/>
            </w:pPr>
            <w:r>
              <w:t>Marking</w:t>
            </w:r>
            <w:r w:rsidR="0009339C">
              <w:t xml:space="preserve"> and manage</w:t>
            </w:r>
            <w:r>
              <w:t xml:space="preserve"> attendance </w:t>
            </w:r>
            <w:r w:rsidR="00787DE9">
              <w:t>details</w:t>
            </w:r>
            <w:r>
              <w:t xml:space="preserve"> of all technicians</w:t>
            </w:r>
          </w:p>
          <w:p w14:paraId="324541D0" w14:textId="2C69E22F" w:rsidR="00530FCD" w:rsidRDefault="00EB561A" w:rsidP="00D50C1A">
            <w:pPr>
              <w:pStyle w:val="ListParagraph"/>
              <w:numPr>
                <w:ilvl w:val="0"/>
                <w:numId w:val="3"/>
              </w:numPr>
              <w:spacing w:before="0" w:after="0"/>
              <w:jc w:val="left"/>
            </w:pPr>
            <w:r>
              <w:t xml:space="preserve">View </w:t>
            </w:r>
            <w:r w:rsidR="00416C18">
              <w:t xml:space="preserve">attendance summary of </w:t>
            </w:r>
            <w:r w:rsidR="00530FCD">
              <w:t>each technician</w:t>
            </w:r>
          </w:p>
        </w:tc>
      </w:tr>
      <w:tr w:rsidR="00950E85" w14:paraId="29C670BA" w14:textId="77777777" w:rsidTr="000628CB">
        <w:trPr>
          <w:trHeight w:val="261"/>
          <w:jc w:val="center"/>
        </w:trPr>
        <w:tc>
          <w:tcPr>
            <w:tcW w:w="1622" w:type="dxa"/>
          </w:tcPr>
          <w:p w14:paraId="16E26CE2" w14:textId="0B2C26AC" w:rsidR="00950E85" w:rsidRDefault="00950E85" w:rsidP="00675C75">
            <w:pPr>
              <w:spacing w:before="0" w:after="0"/>
            </w:pPr>
            <w:r w:rsidRPr="1BF64CDF">
              <w:rPr>
                <w:rFonts w:cs="Times New Roman"/>
              </w:rPr>
              <w:t>IT20178840</w:t>
            </w:r>
          </w:p>
        </w:tc>
        <w:tc>
          <w:tcPr>
            <w:tcW w:w="2206" w:type="dxa"/>
          </w:tcPr>
          <w:p w14:paraId="0777DAD8" w14:textId="56CB095B" w:rsidR="00950E85" w:rsidRDefault="00950E85" w:rsidP="00675C75">
            <w:pPr>
              <w:spacing w:before="0" w:after="0"/>
            </w:pPr>
            <w:proofErr w:type="spellStart"/>
            <w:r w:rsidRPr="1BF64CDF">
              <w:rPr>
                <w:rFonts w:cs="Times New Roman"/>
              </w:rPr>
              <w:t>WeerasingheT.</w:t>
            </w:r>
            <w:r w:rsidRPr="6D0F1110">
              <w:rPr>
                <w:rFonts w:cs="Times New Roman"/>
              </w:rPr>
              <w:t>R</w:t>
            </w:r>
            <w:proofErr w:type="spellEnd"/>
            <w:r w:rsidRPr="1BF64CDF">
              <w:rPr>
                <w:rFonts w:cs="Times New Roman"/>
              </w:rPr>
              <w:t>.</w:t>
            </w:r>
          </w:p>
        </w:tc>
        <w:tc>
          <w:tcPr>
            <w:tcW w:w="5535" w:type="dxa"/>
          </w:tcPr>
          <w:p w14:paraId="31FECEF5" w14:textId="27516BEA" w:rsidR="00950E85" w:rsidRDefault="00950E85" w:rsidP="00675C75">
            <w:pPr>
              <w:spacing w:before="0" w:after="0"/>
              <w:rPr>
                <w:rFonts w:cs="Times New Roman"/>
                <w:szCs w:val="24"/>
              </w:rPr>
            </w:pPr>
            <w:r w:rsidRPr="6D0F1110">
              <w:rPr>
                <w:rFonts w:cs="Times New Roman"/>
              </w:rPr>
              <w:t>Payment</w:t>
            </w:r>
            <w:r w:rsidRPr="00D201CD">
              <w:rPr>
                <w:rFonts w:cs="Times New Roman"/>
                <w:szCs w:val="24"/>
              </w:rPr>
              <w:t xml:space="preserve"> Service</w:t>
            </w:r>
          </w:p>
          <w:p w14:paraId="7E56C2BC" w14:textId="05C228D2" w:rsidR="00521006" w:rsidRDefault="00521006" w:rsidP="00D50C1A">
            <w:pPr>
              <w:pStyle w:val="ListParagraph"/>
              <w:numPr>
                <w:ilvl w:val="0"/>
                <w:numId w:val="4"/>
              </w:numPr>
              <w:spacing w:before="0" w:after="0"/>
              <w:jc w:val="left"/>
            </w:pPr>
            <w:r>
              <w:t>Payment Management</w:t>
            </w:r>
          </w:p>
          <w:p w14:paraId="1C13418D" w14:textId="04A4B68B" w:rsidR="00521006" w:rsidRDefault="116CA153" w:rsidP="00D50C1A">
            <w:pPr>
              <w:pStyle w:val="ListParagraph"/>
              <w:numPr>
                <w:ilvl w:val="0"/>
                <w:numId w:val="4"/>
              </w:numPr>
              <w:spacing w:before="0" w:after="0" w:line="259" w:lineRule="auto"/>
              <w:jc w:val="left"/>
              <w:rPr>
                <w:rFonts w:asciiTheme="minorHAnsi" w:eastAsiaTheme="minorEastAsia" w:hAnsiTheme="minorHAnsi"/>
                <w:szCs w:val="24"/>
              </w:rPr>
            </w:pPr>
            <w:r>
              <w:t>Managing payment info</w:t>
            </w:r>
            <w:r w:rsidR="40A74C60">
              <w:t>rmation for</w:t>
            </w:r>
            <w:r>
              <w:t xml:space="preserve"> each user</w:t>
            </w:r>
            <w:r w:rsidR="00EF4E24">
              <w:t xml:space="preserve"> and supplier</w:t>
            </w:r>
          </w:p>
        </w:tc>
      </w:tr>
      <w:tr w:rsidR="00950E85" w14:paraId="14CB370A" w14:textId="77777777" w:rsidTr="000628CB">
        <w:trPr>
          <w:trHeight w:val="1132"/>
          <w:jc w:val="center"/>
        </w:trPr>
        <w:tc>
          <w:tcPr>
            <w:tcW w:w="1622" w:type="dxa"/>
          </w:tcPr>
          <w:p w14:paraId="3CDF5362" w14:textId="324414EF" w:rsidR="00950E85" w:rsidRDefault="00950E85" w:rsidP="00675C75">
            <w:pPr>
              <w:spacing w:before="0" w:after="0"/>
            </w:pPr>
            <w:r w:rsidRPr="00AA7AAD">
              <w:rPr>
                <w:rFonts w:cs="Times New Roman"/>
                <w:szCs w:val="24"/>
              </w:rPr>
              <w:t>IT</w:t>
            </w:r>
            <w:r w:rsidR="0052475F">
              <w:rPr>
                <w:rFonts w:cs="Times New Roman"/>
                <w:szCs w:val="24"/>
              </w:rPr>
              <w:t>20183554</w:t>
            </w:r>
          </w:p>
        </w:tc>
        <w:tc>
          <w:tcPr>
            <w:tcW w:w="2206" w:type="dxa"/>
          </w:tcPr>
          <w:p w14:paraId="5E8E98D6" w14:textId="6BD19F12" w:rsidR="00950E85" w:rsidRDefault="0052475F" w:rsidP="00675C75">
            <w:pPr>
              <w:spacing w:before="0" w:after="0"/>
            </w:pPr>
            <w:proofErr w:type="spellStart"/>
            <w:r>
              <w:rPr>
                <w:rFonts w:cs="Times New Roman"/>
                <w:szCs w:val="24"/>
              </w:rPr>
              <w:t>Chandrasena</w:t>
            </w:r>
            <w:proofErr w:type="spellEnd"/>
            <w:r>
              <w:rPr>
                <w:rFonts w:cs="Times New Roman"/>
                <w:szCs w:val="24"/>
              </w:rPr>
              <w:t xml:space="preserve"> M.C</w:t>
            </w:r>
            <w:r w:rsidR="00A15144">
              <w:rPr>
                <w:rFonts w:cs="Times New Roman"/>
                <w:szCs w:val="24"/>
              </w:rPr>
              <w:t>.</w:t>
            </w:r>
          </w:p>
        </w:tc>
        <w:tc>
          <w:tcPr>
            <w:tcW w:w="5535" w:type="dxa"/>
          </w:tcPr>
          <w:p w14:paraId="788FB5C1" w14:textId="420C39B4" w:rsidR="00950E85" w:rsidRDefault="00211EAF" w:rsidP="00675C75">
            <w:pPr>
              <w:spacing w:before="0" w:after="0"/>
              <w:rPr>
                <w:rFonts w:cs="Times New Roman"/>
                <w:szCs w:val="24"/>
              </w:rPr>
            </w:pPr>
            <w:r>
              <w:rPr>
                <w:rFonts w:cs="Times New Roman"/>
                <w:szCs w:val="24"/>
              </w:rPr>
              <w:t>Supplier</w:t>
            </w:r>
            <w:r w:rsidR="00950E85" w:rsidRPr="00D201CD">
              <w:rPr>
                <w:rFonts w:cs="Times New Roman"/>
                <w:szCs w:val="24"/>
              </w:rPr>
              <w:t xml:space="preserve"> Service</w:t>
            </w:r>
          </w:p>
          <w:p w14:paraId="1672E21F" w14:textId="3DFB9317" w:rsidR="00521006" w:rsidRDefault="002034B7" w:rsidP="00D50C1A">
            <w:pPr>
              <w:pStyle w:val="ListParagraph"/>
              <w:numPr>
                <w:ilvl w:val="0"/>
                <w:numId w:val="5"/>
              </w:numPr>
              <w:spacing w:before="0" w:after="0"/>
              <w:jc w:val="left"/>
            </w:pPr>
            <w:r>
              <w:t>Supplier management</w:t>
            </w:r>
          </w:p>
          <w:p w14:paraId="338DBAD2" w14:textId="7746B3B7" w:rsidR="00416669" w:rsidRDefault="003D5B47" w:rsidP="00D50C1A">
            <w:pPr>
              <w:pStyle w:val="ListParagraph"/>
              <w:numPr>
                <w:ilvl w:val="0"/>
                <w:numId w:val="5"/>
              </w:numPr>
              <w:spacing w:before="0" w:after="0"/>
              <w:jc w:val="left"/>
            </w:pPr>
            <w:r>
              <w:t xml:space="preserve">Power </w:t>
            </w:r>
            <w:r w:rsidR="00986088">
              <w:t>grid</w:t>
            </w:r>
            <w:r>
              <w:t xml:space="preserve"> management</w:t>
            </w:r>
            <w:r w:rsidR="00002711">
              <w:t xml:space="preserve"> of suppliers</w:t>
            </w:r>
          </w:p>
          <w:p w14:paraId="1F8A3976" w14:textId="0FA4779F" w:rsidR="00416669" w:rsidRDefault="00416669" w:rsidP="003D5B47">
            <w:pPr>
              <w:pStyle w:val="ListParagraph"/>
              <w:spacing w:before="0" w:after="0"/>
              <w:jc w:val="left"/>
            </w:pPr>
          </w:p>
        </w:tc>
      </w:tr>
    </w:tbl>
    <w:p w14:paraId="09202FAE" w14:textId="77777777" w:rsidR="00027E1B" w:rsidRDefault="00027E1B" w:rsidP="00950E85"/>
    <w:p w14:paraId="404940FE" w14:textId="77777777" w:rsidR="00EA496A" w:rsidRDefault="00EA496A" w:rsidP="00950E85"/>
    <w:p w14:paraId="0C56C8D6" w14:textId="77777777" w:rsidR="008E78C3" w:rsidRDefault="008E78C3" w:rsidP="00950E85"/>
    <w:p w14:paraId="32AA0821" w14:textId="77777777" w:rsidR="008E78C3" w:rsidRDefault="008E78C3" w:rsidP="00950E85"/>
    <w:p w14:paraId="2E382AD5" w14:textId="77777777" w:rsidR="008E78C3" w:rsidRDefault="008E78C3" w:rsidP="00950E85"/>
    <w:p w14:paraId="7A4E6D7B" w14:textId="54CA5DBE" w:rsidR="008E78C3" w:rsidRDefault="008E78C3" w:rsidP="00950E85"/>
    <w:p w14:paraId="2F0E2FB6" w14:textId="54CA5DBE" w:rsidR="00CD3113" w:rsidRDefault="00CD3113" w:rsidP="00950E85"/>
    <w:p w14:paraId="1ADF58CB" w14:textId="6451C650" w:rsidR="00950E85" w:rsidRDefault="00950E85" w:rsidP="00D50C1A">
      <w:pPr>
        <w:pStyle w:val="Heading1"/>
        <w:numPr>
          <w:ilvl w:val="0"/>
          <w:numId w:val="11"/>
        </w:numPr>
        <w:rPr>
          <w:rFonts w:cs="Times New Roman"/>
        </w:rPr>
      </w:pPr>
      <w:bookmarkStart w:id="1" w:name="_Toc70154484"/>
      <w:r>
        <w:rPr>
          <w:rFonts w:cs="Times New Roman"/>
        </w:rPr>
        <w:lastRenderedPageBreak/>
        <w:t>Version Controlling</w:t>
      </w:r>
      <w:bookmarkEnd w:id="1"/>
    </w:p>
    <w:p w14:paraId="1082F9E6" w14:textId="52275824" w:rsidR="00C520CF" w:rsidRDefault="00950E85" w:rsidP="45265440">
      <w:pPr>
        <w:pStyle w:val="Heading2"/>
        <w:ind w:left="360"/>
      </w:pPr>
      <w:bookmarkStart w:id="2" w:name="_Toc70154485"/>
      <w:r>
        <w:t xml:space="preserve">     </w:t>
      </w:r>
      <w:r w:rsidR="007D5610">
        <w:t xml:space="preserve"> </w:t>
      </w:r>
      <w:r>
        <w:t>2.1. Repository Links</w:t>
      </w:r>
      <w:bookmarkEnd w:id="2"/>
    </w:p>
    <w:p w14:paraId="5C0A6FCD" w14:textId="7043320C" w:rsidR="00C520CF" w:rsidRDefault="00C520CF" w:rsidP="00D50C1A">
      <w:pPr>
        <w:pStyle w:val="ListParagraph"/>
        <w:numPr>
          <w:ilvl w:val="0"/>
          <w:numId w:val="2"/>
        </w:numPr>
      </w:pPr>
      <w:r>
        <w:t xml:space="preserve">Public GitHub Repository Link: </w:t>
      </w:r>
      <w:hyperlink r:id="rId13" w:history="1">
        <w:r w:rsidR="007A6F21" w:rsidRPr="00075757">
          <w:rPr>
            <w:rStyle w:val="Hyperlink"/>
            <w:sz w:val="22"/>
          </w:rPr>
          <w:t>https://github.com/AvishkaHashenu99/ElectroGrid</w:t>
        </w:r>
      </w:hyperlink>
    </w:p>
    <w:p w14:paraId="04A76887" w14:textId="20872B57" w:rsidR="00DC4FC3" w:rsidRPr="007D5610" w:rsidRDefault="00C520CF" w:rsidP="00DC4FC3">
      <w:pPr>
        <w:pStyle w:val="ListParagraph"/>
        <w:numPr>
          <w:ilvl w:val="0"/>
          <w:numId w:val="2"/>
        </w:numPr>
        <w:rPr>
          <w:rStyle w:val="Hyperlink"/>
          <w:color w:val="auto"/>
          <w:sz w:val="22"/>
          <w:u w:val="none"/>
        </w:rPr>
      </w:pPr>
      <w:r>
        <w:t>Public</w:t>
      </w:r>
      <w:r w:rsidR="00075757">
        <w:t xml:space="preserve"> </w:t>
      </w:r>
      <w:r>
        <w:t>GitHub</w:t>
      </w:r>
      <w:r w:rsidR="00075757">
        <w:t xml:space="preserve"> </w:t>
      </w:r>
      <w:r>
        <w:t>Repository</w:t>
      </w:r>
      <w:r w:rsidR="00075757">
        <w:t xml:space="preserve"> </w:t>
      </w:r>
      <w:r>
        <w:t>Clone</w:t>
      </w:r>
      <w:r w:rsidR="00075757">
        <w:t xml:space="preserve"> </w:t>
      </w:r>
      <w:r>
        <w:t>Link:</w:t>
      </w:r>
      <w:r w:rsidR="00075757">
        <w:t xml:space="preserve"> </w:t>
      </w:r>
      <w:hyperlink r:id="rId14" w:history="1">
        <w:r w:rsidR="00075757" w:rsidRPr="00075757">
          <w:rPr>
            <w:rStyle w:val="Hyperlink"/>
            <w:sz w:val="22"/>
          </w:rPr>
          <w:t>https://github.com/AvishkaHashenu99/ElectroGrid.git</w:t>
        </w:r>
      </w:hyperlink>
    </w:p>
    <w:p w14:paraId="7C9670AF" w14:textId="77777777" w:rsidR="007D5610" w:rsidRPr="00DC4FC3" w:rsidRDefault="007D5610" w:rsidP="007D5610">
      <w:pPr>
        <w:pStyle w:val="ListParagraph"/>
        <w:rPr>
          <w:rStyle w:val="Hyperlink"/>
          <w:color w:val="auto"/>
          <w:sz w:val="22"/>
          <w:u w:val="none"/>
        </w:rPr>
      </w:pPr>
    </w:p>
    <w:p w14:paraId="3A59F794" w14:textId="4F12F071" w:rsidR="007D5610" w:rsidRPr="007D5610" w:rsidRDefault="007D5610" w:rsidP="007D5610">
      <w:pPr>
        <w:pStyle w:val="ListParagraph"/>
        <w:rPr>
          <w:b/>
          <w:bCs/>
          <w:color w:val="000000" w:themeColor="text1"/>
        </w:rPr>
      </w:pPr>
      <w:bookmarkStart w:id="3" w:name="_Toc70154486"/>
      <w:r w:rsidRPr="007D5610">
        <w:rPr>
          <w:b/>
          <w:bCs/>
          <w:color w:val="000000" w:themeColor="text1"/>
        </w:rPr>
        <w:t xml:space="preserve">2.2. </w:t>
      </w:r>
      <w:r w:rsidR="00C520CF" w:rsidRPr="007D5610">
        <w:rPr>
          <w:b/>
          <w:bCs/>
          <w:color w:val="000000" w:themeColor="text1"/>
        </w:rPr>
        <w:t>Commit Log</w:t>
      </w:r>
      <w:bookmarkEnd w:id="3"/>
    </w:p>
    <w:p w14:paraId="753FC338" w14:textId="2583DF1C" w:rsidR="007D5610" w:rsidRPr="007D5610" w:rsidRDefault="007D5610" w:rsidP="007D5610">
      <w:pPr>
        <w:rPr>
          <w:noProof/>
        </w:rPr>
      </w:pPr>
      <w:r>
        <w:rPr>
          <w:noProof/>
        </w:rPr>
        <w:t xml:space="preserve">The commit log extracted from the GitHub repository insights is attached below and it shows how the commits have been done from March 21 to Apr 21, 2021. </w:t>
      </w:r>
    </w:p>
    <w:tbl>
      <w:tblPr>
        <w:tblStyle w:val="TableGrid"/>
        <w:tblW w:w="0" w:type="auto"/>
        <w:tblLook w:val="04A0" w:firstRow="1" w:lastRow="0" w:firstColumn="1" w:lastColumn="0" w:noHBand="0" w:noVBand="1"/>
      </w:tblPr>
      <w:tblGrid>
        <w:gridCol w:w="4675"/>
        <w:gridCol w:w="4675"/>
      </w:tblGrid>
      <w:tr w:rsidR="007D5610" w14:paraId="7584691E" w14:textId="77777777" w:rsidTr="001F6783">
        <w:tc>
          <w:tcPr>
            <w:tcW w:w="4675" w:type="dxa"/>
          </w:tcPr>
          <w:p w14:paraId="51485E21" w14:textId="77777777" w:rsidR="007D5610" w:rsidRPr="00AB2FBE" w:rsidRDefault="007D5610" w:rsidP="001F6783">
            <w:pPr>
              <w:spacing w:before="0" w:after="0"/>
              <w:rPr>
                <w:b/>
                <w:bCs/>
                <w:noProof/>
              </w:rPr>
            </w:pPr>
            <w:r>
              <w:rPr>
                <w:b/>
                <w:bCs/>
                <w:noProof/>
              </w:rPr>
              <w:t>Registration Number</w:t>
            </w:r>
          </w:p>
        </w:tc>
        <w:tc>
          <w:tcPr>
            <w:tcW w:w="4675" w:type="dxa"/>
          </w:tcPr>
          <w:p w14:paraId="604FEEAE" w14:textId="77777777" w:rsidR="007D5610" w:rsidRPr="00AB2FBE" w:rsidRDefault="007D5610" w:rsidP="001F6783">
            <w:pPr>
              <w:spacing w:before="0" w:after="0"/>
              <w:rPr>
                <w:b/>
                <w:bCs/>
                <w:noProof/>
              </w:rPr>
            </w:pPr>
            <w:r>
              <w:rPr>
                <w:b/>
                <w:bCs/>
                <w:noProof/>
              </w:rPr>
              <w:t>GitHub Username</w:t>
            </w:r>
          </w:p>
        </w:tc>
      </w:tr>
      <w:tr w:rsidR="007D5610" w14:paraId="5A049339" w14:textId="77777777" w:rsidTr="001F6783">
        <w:tc>
          <w:tcPr>
            <w:tcW w:w="4675" w:type="dxa"/>
          </w:tcPr>
          <w:p w14:paraId="73C190EB" w14:textId="77777777" w:rsidR="007D5610" w:rsidRDefault="007D5610" w:rsidP="001F6783">
            <w:pPr>
              <w:spacing w:before="0" w:after="0"/>
              <w:rPr>
                <w:noProof/>
              </w:rPr>
            </w:pPr>
            <w:r>
              <w:rPr>
                <w:noProof/>
              </w:rPr>
              <w:t>IT20186142 Wijesooriya H.M.A.H.</w:t>
            </w:r>
          </w:p>
        </w:tc>
        <w:tc>
          <w:tcPr>
            <w:tcW w:w="4675" w:type="dxa"/>
          </w:tcPr>
          <w:p w14:paraId="63E16C4C" w14:textId="77777777" w:rsidR="007D5610" w:rsidRDefault="007D5610" w:rsidP="001F6783">
            <w:pPr>
              <w:spacing w:before="0" w:after="0"/>
              <w:rPr>
                <w:noProof/>
              </w:rPr>
            </w:pPr>
            <w:r>
              <w:rPr>
                <w:noProof/>
              </w:rPr>
              <w:t>AvishkaHashenu99</w:t>
            </w:r>
          </w:p>
        </w:tc>
      </w:tr>
      <w:tr w:rsidR="007D5610" w14:paraId="037A38AD" w14:textId="77777777" w:rsidTr="001F6783">
        <w:tc>
          <w:tcPr>
            <w:tcW w:w="4675" w:type="dxa"/>
          </w:tcPr>
          <w:p w14:paraId="7C90D5F5" w14:textId="77777777" w:rsidR="007D5610" w:rsidRDefault="007D5610" w:rsidP="001F6783">
            <w:pPr>
              <w:spacing w:before="0" w:after="0"/>
              <w:rPr>
                <w:noProof/>
              </w:rPr>
            </w:pPr>
            <w:r>
              <w:rPr>
                <w:noProof/>
              </w:rPr>
              <w:t>IT20183554 Chandrasena M.C.</w:t>
            </w:r>
          </w:p>
        </w:tc>
        <w:tc>
          <w:tcPr>
            <w:tcW w:w="4675" w:type="dxa"/>
          </w:tcPr>
          <w:p w14:paraId="5B6D198E" w14:textId="77777777" w:rsidR="007D5610" w:rsidRDefault="007D5610" w:rsidP="001F6783">
            <w:pPr>
              <w:spacing w:before="0" w:after="0"/>
              <w:rPr>
                <w:noProof/>
              </w:rPr>
            </w:pPr>
            <w:r>
              <w:rPr>
                <w:noProof/>
              </w:rPr>
              <w:t>ChiranjayaChandrasena</w:t>
            </w:r>
          </w:p>
        </w:tc>
      </w:tr>
      <w:tr w:rsidR="007D5610" w14:paraId="3CDDD9D1" w14:textId="77777777" w:rsidTr="001F6783">
        <w:tc>
          <w:tcPr>
            <w:tcW w:w="4675" w:type="dxa"/>
          </w:tcPr>
          <w:p w14:paraId="02DD0165" w14:textId="77777777" w:rsidR="007D5610" w:rsidRDefault="007D5610" w:rsidP="001F6783">
            <w:pPr>
              <w:spacing w:before="0" w:after="0"/>
              <w:rPr>
                <w:noProof/>
              </w:rPr>
            </w:pPr>
            <w:r>
              <w:rPr>
                <w:noProof/>
              </w:rPr>
              <w:t>IT20188054 Benthota Arachchi B.A.T.P.</w:t>
            </w:r>
          </w:p>
        </w:tc>
        <w:tc>
          <w:tcPr>
            <w:tcW w:w="4675" w:type="dxa"/>
          </w:tcPr>
          <w:p w14:paraId="738B2A2C" w14:textId="77777777" w:rsidR="007D5610" w:rsidRDefault="007D5610" w:rsidP="001F6783">
            <w:pPr>
              <w:spacing w:before="0" w:after="0"/>
              <w:rPr>
                <w:noProof/>
              </w:rPr>
            </w:pPr>
            <w:r w:rsidRPr="001918D5">
              <w:rPr>
                <w:noProof/>
              </w:rPr>
              <w:t>tinulpiumika</w:t>
            </w:r>
          </w:p>
        </w:tc>
      </w:tr>
      <w:tr w:rsidR="007D5610" w14:paraId="0AC1D3DA" w14:textId="77777777" w:rsidTr="001F6783">
        <w:tc>
          <w:tcPr>
            <w:tcW w:w="4675" w:type="dxa"/>
          </w:tcPr>
          <w:p w14:paraId="25F9ECD6" w14:textId="77777777" w:rsidR="007D5610" w:rsidRDefault="007D5610" w:rsidP="001F6783">
            <w:pPr>
              <w:spacing w:before="0" w:after="0"/>
              <w:rPr>
                <w:noProof/>
              </w:rPr>
            </w:pPr>
            <w:r w:rsidRPr="00AA7AAD">
              <w:rPr>
                <w:rFonts w:cs="Times New Roman"/>
                <w:szCs w:val="24"/>
              </w:rPr>
              <w:t>IT</w:t>
            </w:r>
            <w:r>
              <w:rPr>
                <w:rFonts w:cs="Times New Roman"/>
                <w:szCs w:val="24"/>
              </w:rPr>
              <w:t>20012342 Sanjeewa J.M.I.P.</w:t>
            </w:r>
          </w:p>
        </w:tc>
        <w:tc>
          <w:tcPr>
            <w:tcW w:w="4675" w:type="dxa"/>
          </w:tcPr>
          <w:p w14:paraId="7FFF9346" w14:textId="77777777" w:rsidR="007D5610" w:rsidRDefault="007D5610" w:rsidP="001F6783">
            <w:pPr>
              <w:spacing w:before="0" w:after="0"/>
              <w:rPr>
                <w:noProof/>
              </w:rPr>
            </w:pPr>
            <w:r>
              <w:rPr>
                <w:noProof/>
              </w:rPr>
              <w:t>IT20012342</w:t>
            </w:r>
          </w:p>
        </w:tc>
      </w:tr>
      <w:tr w:rsidR="007D5610" w14:paraId="1B9B7F3D" w14:textId="77777777" w:rsidTr="001F6783">
        <w:tc>
          <w:tcPr>
            <w:tcW w:w="4675" w:type="dxa"/>
          </w:tcPr>
          <w:p w14:paraId="48E90991" w14:textId="77777777" w:rsidR="007D5610" w:rsidRDefault="007D5610" w:rsidP="001F6783">
            <w:pPr>
              <w:spacing w:before="0" w:after="0"/>
              <w:rPr>
                <w:noProof/>
              </w:rPr>
            </w:pPr>
            <w:r w:rsidRPr="745652DC">
              <w:rPr>
                <w:rFonts w:cs="Times New Roman"/>
              </w:rPr>
              <w:t xml:space="preserve">IT20178840 Weerasinghe </w:t>
            </w:r>
            <w:proofErr w:type="gramStart"/>
            <w:r w:rsidRPr="745652DC">
              <w:rPr>
                <w:rFonts w:cs="Times New Roman"/>
              </w:rPr>
              <w:t>T.R</w:t>
            </w:r>
            <w:proofErr w:type="gramEnd"/>
          </w:p>
        </w:tc>
        <w:tc>
          <w:tcPr>
            <w:tcW w:w="4675" w:type="dxa"/>
          </w:tcPr>
          <w:p w14:paraId="2F20E26F" w14:textId="77777777" w:rsidR="007D5610" w:rsidRDefault="007D5610" w:rsidP="001F6783">
            <w:pPr>
              <w:spacing w:before="0" w:after="0"/>
              <w:rPr>
                <w:noProof/>
              </w:rPr>
            </w:pPr>
            <w:r w:rsidRPr="34EDEF3F">
              <w:rPr>
                <w:noProof/>
              </w:rPr>
              <w:t>TolaniRidmini</w:t>
            </w:r>
          </w:p>
        </w:tc>
      </w:tr>
    </w:tbl>
    <w:p w14:paraId="3F2D8B5E" w14:textId="16613760" w:rsidR="007D5610" w:rsidRPr="007D5610" w:rsidRDefault="007D5610" w:rsidP="007D5610">
      <w:pPr>
        <w:pStyle w:val="ListParagraph"/>
        <w:rPr>
          <w:b/>
          <w:bCs/>
          <w:color w:val="000000" w:themeColor="text1"/>
          <w:sz w:val="22"/>
        </w:rPr>
      </w:pPr>
      <w:r>
        <w:rPr>
          <w:noProof/>
        </w:rPr>
        <w:drawing>
          <wp:anchor distT="0" distB="0" distL="114300" distR="114300" simplePos="0" relativeHeight="251659277" behindDoc="0" locked="0" layoutInCell="1" allowOverlap="1" wp14:anchorId="3D5343C9" wp14:editId="5C6D57E9">
            <wp:simplePos x="0" y="0"/>
            <wp:positionH relativeFrom="column">
              <wp:posOffset>617952</wp:posOffset>
            </wp:positionH>
            <wp:positionV relativeFrom="paragraph">
              <wp:posOffset>159160</wp:posOffset>
            </wp:positionV>
            <wp:extent cx="4062608" cy="5369502"/>
            <wp:effectExtent l="0" t="0" r="0" b="3175"/>
            <wp:wrapNone/>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7393" cy="53758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23EFF4" w14:textId="35C404C9" w:rsidR="00DC4FC3" w:rsidRDefault="00DC4FC3" w:rsidP="00F276F0">
      <w:pPr>
        <w:rPr>
          <w:noProof/>
        </w:rPr>
      </w:pPr>
    </w:p>
    <w:p w14:paraId="0FE6C884" w14:textId="2A9613E6" w:rsidR="00F276F0" w:rsidRDefault="00F276F0" w:rsidP="00F276F0">
      <w:pPr>
        <w:rPr>
          <w:noProof/>
        </w:rPr>
      </w:pPr>
    </w:p>
    <w:p w14:paraId="5A8636F8" w14:textId="69F7AED1" w:rsidR="007D5610" w:rsidRDefault="007D5610" w:rsidP="00F276F0">
      <w:pPr>
        <w:rPr>
          <w:noProof/>
        </w:rPr>
      </w:pPr>
    </w:p>
    <w:p w14:paraId="5DFA8940" w14:textId="36AF572D" w:rsidR="007D5610" w:rsidRDefault="007D5610" w:rsidP="00F276F0">
      <w:pPr>
        <w:rPr>
          <w:noProof/>
        </w:rPr>
      </w:pPr>
    </w:p>
    <w:p w14:paraId="7FB02326" w14:textId="2B60B026" w:rsidR="007D5610" w:rsidRDefault="007D5610" w:rsidP="00F276F0">
      <w:pPr>
        <w:rPr>
          <w:noProof/>
        </w:rPr>
      </w:pPr>
    </w:p>
    <w:p w14:paraId="37525FEC" w14:textId="3C15A2E0" w:rsidR="007D5610" w:rsidRDefault="007D5610" w:rsidP="00F276F0">
      <w:pPr>
        <w:rPr>
          <w:noProof/>
        </w:rPr>
      </w:pPr>
    </w:p>
    <w:p w14:paraId="25163CC0" w14:textId="215526C4" w:rsidR="007D5610" w:rsidRDefault="007D5610" w:rsidP="00F276F0">
      <w:pPr>
        <w:rPr>
          <w:noProof/>
        </w:rPr>
      </w:pPr>
    </w:p>
    <w:p w14:paraId="5ABCE0FA" w14:textId="1000CFD0" w:rsidR="007D5610" w:rsidRDefault="007D5610" w:rsidP="00F276F0">
      <w:pPr>
        <w:rPr>
          <w:noProof/>
        </w:rPr>
      </w:pPr>
    </w:p>
    <w:p w14:paraId="0A311C3B" w14:textId="7603015E" w:rsidR="007D5610" w:rsidRDefault="007D5610" w:rsidP="00F276F0">
      <w:pPr>
        <w:rPr>
          <w:noProof/>
        </w:rPr>
      </w:pPr>
    </w:p>
    <w:p w14:paraId="6C58790B" w14:textId="4224E588" w:rsidR="007D5610" w:rsidRDefault="007D5610" w:rsidP="00F276F0">
      <w:pPr>
        <w:rPr>
          <w:noProof/>
        </w:rPr>
      </w:pPr>
    </w:p>
    <w:p w14:paraId="1C865B50" w14:textId="2BECC302" w:rsidR="007D5610" w:rsidRDefault="007D5610" w:rsidP="00F276F0">
      <w:pPr>
        <w:rPr>
          <w:noProof/>
        </w:rPr>
      </w:pPr>
    </w:p>
    <w:p w14:paraId="3501E5BD" w14:textId="1F07D6F4" w:rsidR="007D5610" w:rsidRDefault="007D5610" w:rsidP="00F276F0">
      <w:pPr>
        <w:rPr>
          <w:noProof/>
        </w:rPr>
      </w:pPr>
    </w:p>
    <w:p w14:paraId="0ACE21E4" w14:textId="77777777" w:rsidR="007D5610" w:rsidRDefault="007D5610" w:rsidP="00F276F0">
      <w:pPr>
        <w:rPr>
          <w:noProof/>
        </w:rPr>
      </w:pPr>
    </w:p>
    <w:p w14:paraId="43D5BC5D" w14:textId="2C4F6D3A" w:rsidR="00950E85" w:rsidRDefault="00950E85" w:rsidP="00D50C1A">
      <w:pPr>
        <w:pStyle w:val="Heading1"/>
        <w:numPr>
          <w:ilvl w:val="0"/>
          <w:numId w:val="11"/>
        </w:numPr>
        <w:rPr>
          <w:rFonts w:cs="Times New Roman"/>
        </w:rPr>
      </w:pPr>
      <w:bookmarkStart w:id="4" w:name="_Toc70154487"/>
      <w:r>
        <w:rPr>
          <w:rFonts w:cs="Times New Roman"/>
        </w:rPr>
        <w:lastRenderedPageBreak/>
        <w:t>SE Methodology</w:t>
      </w:r>
      <w:bookmarkEnd w:id="4"/>
    </w:p>
    <w:p w14:paraId="66770614" w14:textId="331AF99A" w:rsidR="00A432CC" w:rsidRPr="00A432CC" w:rsidRDefault="001B7BE6" w:rsidP="00A432CC">
      <w:r>
        <w:rPr>
          <w:sz w:val="23"/>
          <w:szCs w:val="23"/>
        </w:rPr>
        <w:t>The w</w:t>
      </w:r>
      <w:r w:rsidR="002F1643">
        <w:rPr>
          <w:sz w:val="23"/>
          <w:szCs w:val="23"/>
        </w:rPr>
        <w:t>aterfall model</w:t>
      </w:r>
      <w:r w:rsidR="00A432CC">
        <w:rPr>
          <w:sz w:val="23"/>
          <w:szCs w:val="23"/>
        </w:rPr>
        <w:t xml:space="preserve"> </w:t>
      </w:r>
      <w:r>
        <w:rPr>
          <w:sz w:val="23"/>
          <w:szCs w:val="23"/>
        </w:rPr>
        <w:t>was</w:t>
      </w:r>
      <w:r w:rsidR="00A432CC">
        <w:rPr>
          <w:sz w:val="23"/>
          <w:szCs w:val="23"/>
        </w:rPr>
        <w:t xml:space="preserve"> the methodology used by us to do the project,</w:t>
      </w:r>
      <w:r w:rsidR="00F17E92">
        <w:rPr>
          <w:sz w:val="23"/>
          <w:szCs w:val="23"/>
        </w:rPr>
        <w:t xml:space="preserve"> </w:t>
      </w:r>
      <w:r w:rsidR="00A77213">
        <w:rPr>
          <w:sz w:val="23"/>
          <w:szCs w:val="23"/>
        </w:rPr>
        <w:t>because software requirements were clearly</w:t>
      </w:r>
      <w:r w:rsidR="000307E1">
        <w:rPr>
          <w:sz w:val="23"/>
          <w:szCs w:val="23"/>
        </w:rPr>
        <w:t xml:space="preserve"> defined and known</w:t>
      </w:r>
      <w:r w:rsidR="00D14304">
        <w:rPr>
          <w:sz w:val="23"/>
          <w:szCs w:val="23"/>
        </w:rPr>
        <w:t>,</w:t>
      </w:r>
      <w:r w:rsidR="00A961BF">
        <w:rPr>
          <w:sz w:val="23"/>
          <w:szCs w:val="23"/>
        </w:rPr>
        <w:t xml:space="preserve"> a</w:t>
      </w:r>
      <w:r w:rsidR="00151D19">
        <w:rPr>
          <w:sz w:val="23"/>
          <w:szCs w:val="23"/>
        </w:rPr>
        <w:t>nd the production definition also was a stable one.</w:t>
      </w:r>
      <w:r w:rsidR="009F27A3">
        <w:rPr>
          <w:sz w:val="23"/>
          <w:szCs w:val="23"/>
        </w:rPr>
        <w:t xml:space="preserve"> </w:t>
      </w:r>
      <w:proofErr w:type="gramStart"/>
      <w:r w:rsidR="006F733A">
        <w:rPr>
          <w:sz w:val="23"/>
          <w:szCs w:val="23"/>
        </w:rPr>
        <w:t>All of</w:t>
      </w:r>
      <w:proofErr w:type="gramEnd"/>
      <w:r w:rsidR="006F733A">
        <w:rPr>
          <w:sz w:val="23"/>
          <w:szCs w:val="23"/>
        </w:rPr>
        <w:t xml:space="preserve"> our </w:t>
      </w:r>
      <w:r w:rsidR="00EA5884">
        <w:rPr>
          <w:sz w:val="23"/>
          <w:szCs w:val="23"/>
        </w:rPr>
        <w:t xml:space="preserve">group members are familiar </w:t>
      </w:r>
      <w:r w:rsidR="00636E58">
        <w:rPr>
          <w:sz w:val="23"/>
          <w:szCs w:val="23"/>
        </w:rPr>
        <w:t xml:space="preserve">with </w:t>
      </w:r>
      <w:r w:rsidR="002A21A3">
        <w:rPr>
          <w:sz w:val="23"/>
          <w:szCs w:val="23"/>
        </w:rPr>
        <w:t>the</w:t>
      </w:r>
      <w:r w:rsidR="00636E58">
        <w:rPr>
          <w:sz w:val="23"/>
          <w:szCs w:val="23"/>
        </w:rPr>
        <w:t xml:space="preserve"> technologies and tools</w:t>
      </w:r>
      <w:r w:rsidR="002A21A3">
        <w:rPr>
          <w:sz w:val="23"/>
          <w:szCs w:val="23"/>
        </w:rPr>
        <w:t xml:space="preserve"> used by us.</w:t>
      </w:r>
      <w:r w:rsidR="00636E58">
        <w:rPr>
          <w:sz w:val="23"/>
          <w:szCs w:val="23"/>
        </w:rPr>
        <w:t xml:space="preserve"> </w:t>
      </w:r>
      <w:r w:rsidR="002A21A3">
        <w:rPr>
          <w:sz w:val="23"/>
          <w:szCs w:val="23"/>
        </w:rPr>
        <w:t>I</w:t>
      </w:r>
      <w:r w:rsidR="00636E58">
        <w:rPr>
          <w:sz w:val="23"/>
          <w:szCs w:val="23"/>
        </w:rPr>
        <w:t>t was a</w:t>
      </w:r>
      <w:r w:rsidR="002A21A3">
        <w:rPr>
          <w:sz w:val="23"/>
          <w:szCs w:val="23"/>
        </w:rPr>
        <w:t xml:space="preserve">lso a </w:t>
      </w:r>
      <w:r w:rsidR="0B89D076" w:rsidRPr="341C29E2">
        <w:rPr>
          <w:sz w:val="23"/>
          <w:szCs w:val="23"/>
        </w:rPr>
        <w:t>key point</w:t>
      </w:r>
      <w:r w:rsidR="002A21A3">
        <w:rPr>
          <w:sz w:val="23"/>
          <w:szCs w:val="23"/>
        </w:rPr>
        <w:t xml:space="preserve"> to use the </w:t>
      </w:r>
      <w:r w:rsidR="00B1769F">
        <w:rPr>
          <w:sz w:val="23"/>
          <w:szCs w:val="23"/>
        </w:rPr>
        <w:t>waterfall model rather than other software methodologies.</w:t>
      </w:r>
      <w:r w:rsidR="00636E58">
        <w:rPr>
          <w:sz w:val="23"/>
          <w:szCs w:val="23"/>
        </w:rPr>
        <w:t xml:space="preserve"> </w:t>
      </w:r>
    </w:p>
    <w:p w14:paraId="240CAC6F" w14:textId="0CF116EF" w:rsidR="005E6455" w:rsidRDefault="6067CB5D" w:rsidP="005E6455">
      <w:r>
        <w:t>Rather than defining sprint-vice targets, it was helpful to specify a set of features to be implemented in each web service by each member as the project’s final goal. This helped the team have a clear idea of the web service and their capabilities that would be developed.</w:t>
      </w:r>
    </w:p>
    <w:p w14:paraId="29D20B5D" w14:textId="7FB02150" w:rsidR="005E6455" w:rsidRDefault="005E6455" w:rsidP="005E6455">
      <w:r>
        <w:t>Another motive for using the waterfall paradigm was to create detailed API documentation, which wasn't one of the key objectives in agile methodologies.</w:t>
      </w:r>
      <w:r w:rsidR="00CC5B67">
        <w:t xml:space="preserve"> </w:t>
      </w:r>
      <w:r>
        <w:t>Furthermore, because the project timeline was a fixed period and the deadline was known in advance, the waterfall approach was considered more feasible.</w:t>
      </w:r>
    </w:p>
    <w:p w14:paraId="273B3647" w14:textId="2BFDD613" w:rsidR="004406C5" w:rsidRDefault="00FC1431" w:rsidP="000E29FE">
      <w:r>
        <w:t xml:space="preserve">Apart from the development methodologies, as the software architecture of the </w:t>
      </w:r>
      <w:r w:rsidR="00B1331C">
        <w:t xml:space="preserve">Electro Grid </w:t>
      </w:r>
      <w:r>
        <w:t xml:space="preserve">system, the </w:t>
      </w:r>
      <w:r w:rsidR="00AB6D4D">
        <w:t>M</w:t>
      </w:r>
      <w:r>
        <w:t xml:space="preserve">icroservice </w:t>
      </w:r>
      <w:r w:rsidR="00AB6D4D">
        <w:t>A</w:t>
      </w:r>
      <w:r>
        <w:t xml:space="preserve">rchitecture was </w:t>
      </w:r>
      <w:r w:rsidR="002E0FC9">
        <w:t>used</w:t>
      </w:r>
      <w:r>
        <w:t xml:space="preserve">. To be compatible with the </w:t>
      </w:r>
      <w:r w:rsidR="008F2749">
        <w:t>defined</w:t>
      </w:r>
      <w:r>
        <w:t xml:space="preserve"> requirements, the </w:t>
      </w:r>
      <w:r w:rsidR="00E3467C">
        <w:t xml:space="preserve">Electro Grid </w:t>
      </w:r>
      <w:r>
        <w:t xml:space="preserve">system was supposed to be highly scalable. Therefore, a distributed system with </w:t>
      </w:r>
      <w:r w:rsidR="00572960" w:rsidRPr="00572960">
        <w:t xml:space="preserve">independently </w:t>
      </w:r>
      <w:r>
        <w:t xml:space="preserve">developed web services seemed like the most </w:t>
      </w:r>
      <w:r w:rsidR="00437689">
        <w:t>suitable</w:t>
      </w:r>
      <w:r>
        <w:t xml:space="preserve"> option. Development of the microservices </w:t>
      </w:r>
      <w:r w:rsidR="004B5163">
        <w:t xml:space="preserve">was </w:t>
      </w:r>
      <w:r>
        <w:t xml:space="preserve">done using the resource-oriented architecture (REST) to establish a resource-oriented communication </w:t>
      </w:r>
      <w:r w:rsidR="002508D7">
        <w:t>between</w:t>
      </w:r>
      <w:r>
        <w:t xml:space="preserve"> web services </w:t>
      </w:r>
      <w:r w:rsidR="002508D7">
        <w:t>and</w:t>
      </w:r>
      <w:r>
        <w:t xml:space="preserve"> clients.</w:t>
      </w:r>
      <w:bookmarkStart w:id="5" w:name="_Toc70154488"/>
    </w:p>
    <w:p w14:paraId="702AA438" w14:textId="555083D5" w:rsidR="00593AF1" w:rsidRPr="004C6BBF" w:rsidRDefault="00106E43" w:rsidP="000E29FE">
      <w:pPr>
        <w:rPr>
          <w:b/>
          <w:bCs/>
          <w:sz w:val="28"/>
          <w:szCs w:val="28"/>
        </w:rPr>
      </w:pPr>
      <w:r>
        <w:rPr>
          <w:noProof/>
        </w:rPr>
        <w:drawing>
          <wp:anchor distT="0" distB="0" distL="114300" distR="114300" simplePos="0" relativeHeight="251658248" behindDoc="1" locked="0" layoutInCell="1" allowOverlap="1" wp14:anchorId="6CC6AB3A" wp14:editId="4DB71FFC">
            <wp:simplePos x="0" y="0"/>
            <wp:positionH relativeFrom="column">
              <wp:posOffset>-457200</wp:posOffset>
            </wp:positionH>
            <wp:positionV relativeFrom="paragraph">
              <wp:posOffset>382270</wp:posOffset>
            </wp:positionV>
            <wp:extent cx="6105525" cy="3695278"/>
            <wp:effectExtent l="0" t="0" r="0" b="635"/>
            <wp:wrapNone/>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05525" cy="3695278"/>
                    </a:xfrm>
                    <a:prstGeom prst="rect">
                      <a:avLst/>
                    </a:prstGeom>
                  </pic:spPr>
                </pic:pic>
              </a:graphicData>
            </a:graphic>
            <wp14:sizeRelH relativeFrom="page">
              <wp14:pctWidth>0</wp14:pctWidth>
            </wp14:sizeRelH>
            <wp14:sizeRelV relativeFrom="page">
              <wp14:pctHeight>0</wp14:pctHeight>
            </wp14:sizeRelV>
          </wp:anchor>
        </w:drawing>
      </w:r>
    </w:p>
    <w:p w14:paraId="75667195" w14:textId="1F3CA74E" w:rsidR="00593AF1" w:rsidRPr="00106E43" w:rsidRDefault="00593AF1" w:rsidP="00D50C1A">
      <w:pPr>
        <w:pStyle w:val="ListParagraph"/>
        <w:numPr>
          <w:ilvl w:val="0"/>
          <w:numId w:val="11"/>
        </w:numPr>
        <w:rPr>
          <w:b/>
          <w:bCs/>
          <w:sz w:val="28"/>
          <w:szCs w:val="28"/>
        </w:rPr>
      </w:pPr>
      <w:r w:rsidRPr="004C6BBF">
        <w:rPr>
          <w:b/>
          <w:bCs/>
          <w:noProof/>
          <w:sz w:val="28"/>
          <w:szCs w:val="28"/>
        </w:rPr>
        <w:t>Time Shedule</w:t>
      </w:r>
    </w:p>
    <w:p w14:paraId="7FD04720" w14:textId="31B417A1" w:rsidR="004406C5" w:rsidRDefault="004406C5" w:rsidP="000E29FE"/>
    <w:p w14:paraId="2B426594" w14:textId="77777777" w:rsidR="004406C5" w:rsidRDefault="004406C5" w:rsidP="000E29FE"/>
    <w:p w14:paraId="7BA35D24" w14:textId="12A5CB32" w:rsidR="004406C5" w:rsidRDefault="004406C5" w:rsidP="000E29FE"/>
    <w:p w14:paraId="3AA37515" w14:textId="77777777" w:rsidR="004406C5" w:rsidRDefault="004406C5" w:rsidP="000E29FE"/>
    <w:p w14:paraId="4EFC95BE" w14:textId="77777777" w:rsidR="004406C5" w:rsidRDefault="004406C5" w:rsidP="000E29FE"/>
    <w:p w14:paraId="48326E7A" w14:textId="77777777" w:rsidR="004406C5" w:rsidRDefault="004406C5" w:rsidP="000E29FE"/>
    <w:p w14:paraId="3D88862A" w14:textId="77777777" w:rsidR="009912E3" w:rsidRDefault="009912E3" w:rsidP="000E29FE"/>
    <w:p w14:paraId="7BF81D14" w14:textId="77777777" w:rsidR="00106E43" w:rsidRDefault="00106E43" w:rsidP="000E29FE"/>
    <w:p w14:paraId="0783B18E" w14:textId="77777777" w:rsidR="003B6436" w:rsidRDefault="003B6436" w:rsidP="000E29FE"/>
    <w:p w14:paraId="7FC6E906" w14:textId="0F6E0112" w:rsidR="00106E43" w:rsidRDefault="00106E43" w:rsidP="000E29FE"/>
    <w:bookmarkEnd w:id="5"/>
    <w:p w14:paraId="3873C79C" w14:textId="20457B63" w:rsidR="00B30F81" w:rsidRPr="003B737E" w:rsidRDefault="00BA55F7" w:rsidP="00D50C1A">
      <w:pPr>
        <w:pStyle w:val="ListParagraph"/>
        <w:numPr>
          <w:ilvl w:val="0"/>
          <w:numId w:val="11"/>
        </w:numPr>
        <w:rPr>
          <w:b/>
          <w:bCs/>
          <w:sz w:val="28"/>
          <w:szCs w:val="28"/>
        </w:rPr>
      </w:pPr>
      <w:r>
        <w:rPr>
          <w:b/>
          <w:bCs/>
          <w:sz w:val="28"/>
          <w:szCs w:val="28"/>
        </w:rPr>
        <w:lastRenderedPageBreak/>
        <w:t>Requirements</w:t>
      </w:r>
    </w:p>
    <w:p w14:paraId="2D0879DA" w14:textId="65D98070" w:rsidR="0077351B" w:rsidRPr="00BF62F1" w:rsidRDefault="00782018" w:rsidP="00782018">
      <w:pPr>
        <w:pStyle w:val="Heading2"/>
      </w:pPr>
      <w:r>
        <w:t xml:space="preserve">             5.1. </w:t>
      </w:r>
      <w:r w:rsidR="00BA55F7">
        <w:t>Stakeholder Analysis</w:t>
      </w:r>
    </w:p>
    <w:p w14:paraId="6F87EAB7" w14:textId="5683972F" w:rsidR="00037EBD" w:rsidRDefault="00CD3113" w:rsidP="00037EBD">
      <w:bookmarkStart w:id="6" w:name="_Toc70154489"/>
      <w:r w:rsidRPr="003B737E">
        <w:rPr>
          <w:b/>
          <w:bCs/>
          <w:noProof/>
          <w:sz w:val="28"/>
          <w:szCs w:val="28"/>
        </w:rPr>
        <w:drawing>
          <wp:anchor distT="0" distB="0" distL="114300" distR="114300" simplePos="0" relativeHeight="251658243" behindDoc="0" locked="0" layoutInCell="1" allowOverlap="1" wp14:anchorId="51E5DECF" wp14:editId="0034226B">
            <wp:simplePos x="0" y="0"/>
            <wp:positionH relativeFrom="margin">
              <wp:posOffset>904875</wp:posOffset>
            </wp:positionH>
            <wp:positionV relativeFrom="paragraph">
              <wp:posOffset>31750</wp:posOffset>
            </wp:positionV>
            <wp:extent cx="3867150" cy="3867150"/>
            <wp:effectExtent l="0" t="0" r="0" b="0"/>
            <wp:wrapNone/>
            <wp:docPr id="13" name="Picture 13" descr="Chart, radar 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radar chart, sunburst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67150" cy="3867150"/>
                    </a:xfrm>
                    <a:prstGeom prst="rect">
                      <a:avLst/>
                    </a:prstGeom>
                  </pic:spPr>
                </pic:pic>
              </a:graphicData>
            </a:graphic>
            <wp14:sizeRelH relativeFrom="margin">
              <wp14:pctWidth>0</wp14:pctWidth>
            </wp14:sizeRelH>
            <wp14:sizeRelV relativeFrom="margin">
              <wp14:pctHeight>0</wp14:pctHeight>
            </wp14:sizeRelV>
          </wp:anchor>
        </w:drawing>
      </w:r>
      <w:bookmarkEnd w:id="6"/>
    </w:p>
    <w:p w14:paraId="7793C9D3" w14:textId="77777777" w:rsidR="00975200" w:rsidRPr="00975200" w:rsidRDefault="00975200" w:rsidP="00975200"/>
    <w:p w14:paraId="32B09557" w14:textId="77777777" w:rsidR="003B737E" w:rsidRDefault="003B737E" w:rsidP="00975200">
      <w:pPr>
        <w:tabs>
          <w:tab w:val="left" w:pos="3528"/>
        </w:tabs>
      </w:pPr>
    </w:p>
    <w:p w14:paraId="1E2B7A20" w14:textId="77777777" w:rsidR="003B737E" w:rsidRDefault="003B737E" w:rsidP="00975200">
      <w:pPr>
        <w:tabs>
          <w:tab w:val="left" w:pos="3528"/>
        </w:tabs>
      </w:pPr>
    </w:p>
    <w:p w14:paraId="5CE73129" w14:textId="77777777" w:rsidR="003B737E" w:rsidRDefault="003B737E" w:rsidP="00975200">
      <w:pPr>
        <w:tabs>
          <w:tab w:val="left" w:pos="3528"/>
        </w:tabs>
      </w:pPr>
    </w:p>
    <w:p w14:paraId="764710FF" w14:textId="77777777" w:rsidR="003B737E" w:rsidRDefault="003B737E" w:rsidP="00975200">
      <w:pPr>
        <w:tabs>
          <w:tab w:val="left" w:pos="3528"/>
        </w:tabs>
      </w:pPr>
    </w:p>
    <w:p w14:paraId="58539B49" w14:textId="77777777" w:rsidR="003B737E" w:rsidRDefault="003B737E" w:rsidP="00975200">
      <w:pPr>
        <w:tabs>
          <w:tab w:val="left" w:pos="3528"/>
        </w:tabs>
      </w:pPr>
    </w:p>
    <w:p w14:paraId="3646E822" w14:textId="77777777" w:rsidR="003B737E" w:rsidRDefault="003B737E" w:rsidP="00975200">
      <w:pPr>
        <w:tabs>
          <w:tab w:val="left" w:pos="3528"/>
        </w:tabs>
      </w:pPr>
    </w:p>
    <w:p w14:paraId="284B690E" w14:textId="77777777" w:rsidR="003B737E" w:rsidRDefault="003B737E" w:rsidP="00975200">
      <w:pPr>
        <w:tabs>
          <w:tab w:val="left" w:pos="3528"/>
        </w:tabs>
      </w:pPr>
    </w:p>
    <w:p w14:paraId="390D2975" w14:textId="77777777" w:rsidR="003B737E" w:rsidRDefault="003B737E" w:rsidP="00975200">
      <w:pPr>
        <w:tabs>
          <w:tab w:val="left" w:pos="3528"/>
        </w:tabs>
      </w:pPr>
    </w:p>
    <w:p w14:paraId="0DF6F2ED" w14:textId="30DC6276" w:rsidR="003B737E" w:rsidRDefault="003B737E" w:rsidP="00975200">
      <w:pPr>
        <w:tabs>
          <w:tab w:val="left" w:pos="3528"/>
        </w:tabs>
      </w:pPr>
    </w:p>
    <w:p w14:paraId="120EB1C9" w14:textId="62F01043" w:rsidR="00975200" w:rsidRDefault="00975200" w:rsidP="00975200">
      <w:pPr>
        <w:tabs>
          <w:tab w:val="left" w:pos="3528"/>
        </w:tabs>
      </w:pPr>
    </w:p>
    <w:p w14:paraId="5BB14241" w14:textId="77777777" w:rsidR="00501157" w:rsidRPr="00975200" w:rsidRDefault="00501157" w:rsidP="00975200">
      <w:pPr>
        <w:tabs>
          <w:tab w:val="left" w:pos="3528"/>
        </w:tabs>
      </w:pPr>
    </w:p>
    <w:p w14:paraId="1F6A6F6C" w14:textId="5DAF9677" w:rsidR="00D8373E" w:rsidRDefault="002E7D8F" w:rsidP="20F82A3B">
      <w:pPr>
        <w:pStyle w:val="Heading1"/>
        <w:ind w:left="360"/>
        <w:rPr>
          <w:sz w:val="24"/>
          <w:szCs w:val="24"/>
        </w:rPr>
      </w:pPr>
      <w:r w:rsidRPr="5CD3849E">
        <w:rPr>
          <w:sz w:val="24"/>
          <w:szCs w:val="24"/>
        </w:rPr>
        <w:t xml:space="preserve">           5.2.</w:t>
      </w:r>
      <w:r>
        <w:rPr>
          <w:sz w:val="24"/>
          <w:szCs w:val="24"/>
        </w:rPr>
        <w:t xml:space="preserve"> </w:t>
      </w:r>
      <w:r w:rsidR="00571AF4" w:rsidRPr="00571AF4">
        <w:rPr>
          <w:sz w:val="24"/>
          <w:szCs w:val="24"/>
        </w:rPr>
        <w:t xml:space="preserve"> Requirements</w:t>
      </w:r>
      <w:r w:rsidR="00960249">
        <w:t xml:space="preserve"> </w:t>
      </w:r>
      <w:r w:rsidR="00960249" w:rsidRPr="00571AF4">
        <w:rPr>
          <w:sz w:val="24"/>
          <w:szCs w:val="24"/>
        </w:rPr>
        <w:t>Analysis</w:t>
      </w:r>
    </w:p>
    <w:p w14:paraId="66043380" w14:textId="5841BD67" w:rsidR="00571AF4" w:rsidRDefault="00571AF4" w:rsidP="00571AF4">
      <w:pPr>
        <w:rPr>
          <w:color w:val="000000" w:themeColor="text1"/>
        </w:rPr>
      </w:pPr>
      <w:r w:rsidRPr="75179C74">
        <w:rPr>
          <w:color w:val="000000" w:themeColor="text1"/>
        </w:rPr>
        <w:t xml:space="preserve">Used standard requirement gathering techniques </w:t>
      </w:r>
      <w:r w:rsidR="00CC0E4A">
        <w:rPr>
          <w:color w:val="000000" w:themeColor="text1"/>
        </w:rPr>
        <w:t>for</w:t>
      </w:r>
      <w:r w:rsidRPr="75179C74">
        <w:rPr>
          <w:color w:val="000000" w:themeColor="text1"/>
        </w:rPr>
        <w:t xml:space="preserve"> identifying, gathering, and recording the requirement</w:t>
      </w:r>
      <w:r w:rsidR="00DE1759">
        <w:rPr>
          <w:color w:val="000000" w:themeColor="text1"/>
        </w:rPr>
        <w:t>s</w:t>
      </w:r>
      <w:r w:rsidRPr="75179C74">
        <w:rPr>
          <w:color w:val="000000" w:themeColor="text1"/>
        </w:rPr>
        <w:t>. That’s namely, document analysis, research, and brainstorming. In the requirements gathering phase, all the specifics in the assignment specifications file have been carefully examined, and any potential requirements identified have been recorded. Furthermore, all members of the group have conducted research on existing research and innovation supportive web systems and web services, as well as other research papers on web services, to compile a comprehensive list of well-defined requirements and find possible web services. The next step was to identify stakeholders to determine their needs and expected functions from the previously defined web services.</w:t>
      </w:r>
    </w:p>
    <w:p w14:paraId="4A38B40E" w14:textId="51F62C78" w:rsidR="00571AF4" w:rsidRDefault="00571AF4" w:rsidP="00571AF4">
      <w:pPr>
        <w:rPr>
          <w:color w:val="000000" w:themeColor="text1"/>
        </w:rPr>
      </w:pPr>
      <w:r w:rsidRPr="4AC6FA36">
        <w:rPr>
          <w:rFonts w:eastAsia="Calibri" w:cs="Iskoola Pota"/>
          <w:color w:val="000000" w:themeColor="text1"/>
        </w:rPr>
        <w:t>Finally, the team used brainstorming to identify any requirements that were overlooked. The team came to the following conclusion on the finished set of functional requirements</w:t>
      </w:r>
      <w:r w:rsidR="00FE2491">
        <w:rPr>
          <w:rFonts w:eastAsia="Calibri" w:cs="Iskoola Pota"/>
          <w:color w:val="000000" w:themeColor="text1"/>
        </w:rPr>
        <w:t>.</w:t>
      </w:r>
    </w:p>
    <w:p w14:paraId="51936CAD" w14:textId="081F7B60" w:rsidR="006E55BA" w:rsidRDefault="006E55BA" w:rsidP="006E55BA"/>
    <w:p w14:paraId="6AB680A3" w14:textId="3A0A059A" w:rsidR="00A95DB6" w:rsidRDefault="007B556F" w:rsidP="5CD3849E">
      <w:pPr>
        <w:pStyle w:val="Heading3"/>
        <w:ind w:left="2160"/>
      </w:pPr>
      <w:bookmarkStart w:id="7" w:name="_Toc70154493"/>
      <w:r>
        <w:lastRenderedPageBreak/>
        <w:t>5.2.1. Functional</w:t>
      </w:r>
      <w:r w:rsidR="00A95DB6">
        <w:t xml:space="preserve"> Requirements</w:t>
      </w:r>
      <w:bookmarkEnd w:id="7"/>
      <w:r w:rsidR="00A95DB6">
        <w:t xml:space="preserve"> </w:t>
      </w:r>
    </w:p>
    <w:p w14:paraId="3CED7DF2" w14:textId="22675D6C" w:rsidR="00A95DB6" w:rsidRDefault="00AB49DB" w:rsidP="00A95DB6">
      <w:r>
        <w:t>The f</w:t>
      </w:r>
      <w:r w:rsidR="00471C0B">
        <w:t>unctional requirements of each web service are shown in a tabular format along with the stakeholder type who requires it as follows.</w:t>
      </w:r>
    </w:p>
    <w:tbl>
      <w:tblPr>
        <w:tblStyle w:val="TableGrid"/>
        <w:tblW w:w="0" w:type="auto"/>
        <w:tblLook w:val="04A0" w:firstRow="1" w:lastRow="0" w:firstColumn="1" w:lastColumn="0" w:noHBand="0" w:noVBand="1"/>
      </w:tblPr>
      <w:tblGrid>
        <w:gridCol w:w="1693"/>
        <w:gridCol w:w="7657"/>
      </w:tblGrid>
      <w:tr w:rsidR="00915E7C" w14:paraId="497412BC" w14:textId="77777777" w:rsidTr="59D4F3AD">
        <w:tc>
          <w:tcPr>
            <w:tcW w:w="1693" w:type="dxa"/>
          </w:tcPr>
          <w:p w14:paraId="4E637B90" w14:textId="6303938D" w:rsidR="00915E7C" w:rsidRPr="00915E7C" w:rsidRDefault="00915E7C" w:rsidP="00915E7C">
            <w:pPr>
              <w:spacing w:before="0" w:after="0"/>
              <w:jc w:val="left"/>
              <w:rPr>
                <w:b/>
                <w:bCs/>
              </w:rPr>
            </w:pPr>
            <w:r>
              <w:rPr>
                <w:b/>
                <w:bCs/>
              </w:rPr>
              <w:t>Web Service</w:t>
            </w:r>
          </w:p>
        </w:tc>
        <w:tc>
          <w:tcPr>
            <w:tcW w:w="7657" w:type="dxa"/>
          </w:tcPr>
          <w:p w14:paraId="59882744" w14:textId="1013F334" w:rsidR="00915E7C" w:rsidRPr="00915E7C" w:rsidRDefault="00915E7C" w:rsidP="00915E7C">
            <w:pPr>
              <w:spacing w:before="0" w:after="0"/>
              <w:jc w:val="left"/>
              <w:rPr>
                <w:b/>
                <w:bCs/>
              </w:rPr>
            </w:pPr>
            <w:r>
              <w:rPr>
                <w:b/>
                <w:bCs/>
              </w:rPr>
              <w:t>Functional Requirement</w:t>
            </w:r>
          </w:p>
        </w:tc>
      </w:tr>
      <w:tr w:rsidR="000D6B0D" w14:paraId="2301E5E8" w14:textId="77777777" w:rsidTr="59D4F3AD">
        <w:tc>
          <w:tcPr>
            <w:tcW w:w="1693" w:type="dxa"/>
            <w:vMerge w:val="restart"/>
          </w:tcPr>
          <w:p w14:paraId="04FF90BD" w14:textId="6ED54E1A" w:rsidR="000D6B0D" w:rsidRDefault="000D6B0D" w:rsidP="00915E7C">
            <w:pPr>
              <w:spacing w:before="0" w:after="0"/>
              <w:jc w:val="left"/>
            </w:pPr>
            <w:r>
              <w:t>User Service</w:t>
            </w:r>
          </w:p>
        </w:tc>
        <w:tc>
          <w:tcPr>
            <w:tcW w:w="7657" w:type="dxa"/>
          </w:tcPr>
          <w:p w14:paraId="5B605F5A" w14:textId="4066F2A1" w:rsidR="000D6B0D" w:rsidRDefault="000D6B0D" w:rsidP="00915E7C">
            <w:pPr>
              <w:spacing w:before="0" w:after="0"/>
              <w:jc w:val="left"/>
            </w:pPr>
            <w:r>
              <w:t>Add</w:t>
            </w:r>
            <w:r w:rsidR="007B5AFC">
              <w:t xml:space="preserve"> </w:t>
            </w:r>
            <w:r w:rsidR="007A278F">
              <w:t>u</w:t>
            </w:r>
            <w:r w:rsidR="00702918">
              <w:t xml:space="preserve">ser </w:t>
            </w:r>
            <w:r w:rsidR="00753FDF">
              <w:t>a</w:t>
            </w:r>
            <w:r w:rsidR="00702918">
              <w:t>ccounts</w:t>
            </w:r>
          </w:p>
        </w:tc>
      </w:tr>
      <w:tr w:rsidR="000D6B0D" w14:paraId="255F34AA" w14:textId="77777777" w:rsidTr="59D4F3AD">
        <w:tc>
          <w:tcPr>
            <w:tcW w:w="1693" w:type="dxa"/>
            <w:vMerge/>
          </w:tcPr>
          <w:p w14:paraId="1ADDCB3A" w14:textId="77777777" w:rsidR="000D6B0D" w:rsidRDefault="000D6B0D" w:rsidP="00915E7C">
            <w:pPr>
              <w:spacing w:before="0" w:after="0"/>
              <w:jc w:val="left"/>
            </w:pPr>
          </w:p>
        </w:tc>
        <w:tc>
          <w:tcPr>
            <w:tcW w:w="7657" w:type="dxa"/>
          </w:tcPr>
          <w:p w14:paraId="49CA30A9" w14:textId="5CD80554" w:rsidR="000D6B0D" w:rsidRDefault="005C4DBE" w:rsidP="00915E7C">
            <w:pPr>
              <w:spacing w:before="0" w:after="0"/>
              <w:jc w:val="left"/>
            </w:pPr>
            <w:r>
              <w:t xml:space="preserve">Update </w:t>
            </w:r>
            <w:r w:rsidR="00753FDF">
              <w:t>u</w:t>
            </w:r>
            <w:r>
              <w:t xml:space="preserve">ser </w:t>
            </w:r>
            <w:r w:rsidR="007F1120">
              <w:t>a</w:t>
            </w:r>
            <w:r>
              <w:t>ccounts</w:t>
            </w:r>
          </w:p>
        </w:tc>
      </w:tr>
      <w:tr w:rsidR="000D6B0D" w14:paraId="485D9BF2" w14:textId="77777777" w:rsidTr="59D4F3AD">
        <w:tc>
          <w:tcPr>
            <w:tcW w:w="1693" w:type="dxa"/>
            <w:vMerge/>
          </w:tcPr>
          <w:p w14:paraId="507420D1" w14:textId="77777777" w:rsidR="000D6B0D" w:rsidRDefault="000D6B0D" w:rsidP="00915E7C">
            <w:pPr>
              <w:spacing w:before="0" w:after="0"/>
              <w:jc w:val="left"/>
            </w:pPr>
          </w:p>
        </w:tc>
        <w:tc>
          <w:tcPr>
            <w:tcW w:w="7657" w:type="dxa"/>
          </w:tcPr>
          <w:p w14:paraId="121BE192" w14:textId="3AC246EE" w:rsidR="000D6B0D" w:rsidRDefault="001379F5" w:rsidP="00915E7C">
            <w:pPr>
              <w:spacing w:before="0" w:after="0"/>
              <w:jc w:val="left"/>
            </w:pPr>
            <w:r>
              <w:t xml:space="preserve">Delete </w:t>
            </w:r>
            <w:r w:rsidR="007F1120">
              <w:t>u</w:t>
            </w:r>
            <w:r>
              <w:t xml:space="preserve">ser </w:t>
            </w:r>
            <w:r w:rsidR="007F1120">
              <w:t>a</w:t>
            </w:r>
            <w:r>
              <w:t>ccounts</w:t>
            </w:r>
          </w:p>
        </w:tc>
      </w:tr>
      <w:tr w:rsidR="000D6B0D" w14:paraId="7B839B54" w14:textId="77777777" w:rsidTr="59D4F3AD">
        <w:tc>
          <w:tcPr>
            <w:tcW w:w="1693" w:type="dxa"/>
            <w:vMerge/>
          </w:tcPr>
          <w:p w14:paraId="4A34816F" w14:textId="77777777" w:rsidR="000D6B0D" w:rsidRDefault="000D6B0D" w:rsidP="00915E7C">
            <w:pPr>
              <w:spacing w:before="0" w:after="0"/>
              <w:jc w:val="left"/>
            </w:pPr>
          </w:p>
        </w:tc>
        <w:tc>
          <w:tcPr>
            <w:tcW w:w="7657" w:type="dxa"/>
          </w:tcPr>
          <w:p w14:paraId="5B565617" w14:textId="163B232E" w:rsidR="000D6B0D" w:rsidRDefault="001379F5" w:rsidP="00915E7C">
            <w:pPr>
              <w:spacing w:before="0" w:after="0"/>
              <w:jc w:val="left"/>
            </w:pPr>
            <w:r>
              <w:t xml:space="preserve">View </w:t>
            </w:r>
            <w:r w:rsidR="007F1120">
              <w:t>u</w:t>
            </w:r>
            <w:r>
              <w:t xml:space="preserve">ser </w:t>
            </w:r>
            <w:r w:rsidR="007F1120">
              <w:t>a</w:t>
            </w:r>
            <w:r>
              <w:t>ccounts</w:t>
            </w:r>
          </w:p>
        </w:tc>
      </w:tr>
      <w:tr w:rsidR="000D6B0D" w14:paraId="427997E6" w14:textId="77777777" w:rsidTr="59D4F3AD">
        <w:tc>
          <w:tcPr>
            <w:tcW w:w="1693" w:type="dxa"/>
            <w:vMerge/>
          </w:tcPr>
          <w:p w14:paraId="02EAF11C" w14:textId="77777777" w:rsidR="000D6B0D" w:rsidRDefault="000D6B0D" w:rsidP="00915E7C">
            <w:pPr>
              <w:spacing w:before="0" w:after="0"/>
              <w:jc w:val="left"/>
            </w:pPr>
          </w:p>
        </w:tc>
        <w:tc>
          <w:tcPr>
            <w:tcW w:w="7657" w:type="dxa"/>
          </w:tcPr>
          <w:p w14:paraId="0A3081F0" w14:textId="653B7857" w:rsidR="000D6B0D" w:rsidRDefault="00224AB8" w:rsidP="00915E7C">
            <w:pPr>
              <w:spacing w:before="0" w:after="0"/>
              <w:jc w:val="left"/>
            </w:pPr>
            <w:r>
              <w:t>Validate login details</w:t>
            </w:r>
          </w:p>
        </w:tc>
      </w:tr>
      <w:tr w:rsidR="000D6B0D" w14:paraId="52C42EFF" w14:textId="77777777" w:rsidTr="59D4F3AD">
        <w:tc>
          <w:tcPr>
            <w:tcW w:w="1693" w:type="dxa"/>
            <w:vMerge/>
          </w:tcPr>
          <w:p w14:paraId="4DC52E86" w14:textId="77777777" w:rsidR="000D6B0D" w:rsidRDefault="000D6B0D" w:rsidP="00915E7C">
            <w:pPr>
              <w:spacing w:before="0" w:after="0"/>
              <w:jc w:val="left"/>
            </w:pPr>
          </w:p>
        </w:tc>
        <w:tc>
          <w:tcPr>
            <w:tcW w:w="7657" w:type="dxa"/>
          </w:tcPr>
          <w:p w14:paraId="209697B5" w14:textId="411DDC02" w:rsidR="000D6B0D" w:rsidRDefault="0089690C" w:rsidP="00915E7C">
            <w:pPr>
              <w:spacing w:before="0" w:after="0"/>
              <w:jc w:val="left"/>
            </w:pPr>
            <w:r>
              <w:t>Reset</w:t>
            </w:r>
            <w:r w:rsidR="00521FDF">
              <w:t xml:space="preserve"> </w:t>
            </w:r>
            <w:r w:rsidR="000D6B0D">
              <w:t>Password</w:t>
            </w:r>
          </w:p>
        </w:tc>
      </w:tr>
      <w:tr w:rsidR="00037C12" w14:paraId="422BBA17" w14:textId="77777777" w:rsidTr="59D4F3AD">
        <w:tc>
          <w:tcPr>
            <w:tcW w:w="1693" w:type="dxa"/>
            <w:vMerge w:val="restart"/>
          </w:tcPr>
          <w:p w14:paraId="50A0BA3C" w14:textId="054733D4" w:rsidR="00037C12" w:rsidRDefault="00864B58" w:rsidP="00915E7C">
            <w:pPr>
              <w:spacing w:before="0" w:after="0"/>
              <w:jc w:val="left"/>
            </w:pPr>
            <w:r>
              <w:t>Power Management</w:t>
            </w:r>
            <w:r w:rsidR="002423F0">
              <w:t xml:space="preserve"> Service</w:t>
            </w:r>
          </w:p>
        </w:tc>
        <w:tc>
          <w:tcPr>
            <w:tcW w:w="7657" w:type="dxa"/>
          </w:tcPr>
          <w:p w14:paraId="41156A29" w14:textId="39811E01" w:rsidR="00037C12" w:rsidRDefault="00037C12" w:rsidP="00915E7C">
            <w:pPr>
              <w:spacing w:before="0" w:after="0"/>
              <w:jc w:val="left"/>
            </w:pPr>
            <w:r>
              <w:t xml:space="preserve">Add </w:t>
            </w:r>
            <w:r w:rsidR="00C24422">
              <w:t xml:space="preserve">power consumption details of </w:t>
            </w:r>
            <w:r w:rsidR="003525F7">
              <w:t xml:space="preserve">the </w:t>
            </w:r>
            <w:r w:rsidR="00C24422">
              <w:t>user</w:t>
            </w:r>
          </w:p>
        </w:tc>
      </w:tr>
      <w:tr w:rsidR="00037C12" w14:paraId="0FFF0A3F" w14:textId="77777777" w:rsidTr="59D4F3AD">
        <w:tc>
          <w:tcPr>
            <w:tcW w:w="1693" w:type="dxa"/>
            <w:vMerge/>
          </w:tcPr>
          <w:p w14:paraId="228ED535" w14:textId="77777777" w:rsidR="00037C12" w:rsidRDefault="00037C12" w:rsidP="00915E7C">
            <w:pPr>
              <w:spacing w:before="0" w:after="0"/>
              <w:jc w:val="left"/>
            </w:pPr>
          </w:p>
        </w:tc>
        <w:tc>
          <w:tcPr>
            <w:tcW w:w="7657" w:type="dxa"/>
          </w:tcPr>
          <w:p w14:paraId="5C96055B" w14:textId="48B5DB42" w:rsidR="00037C12" w:rsidRDefault="00037C12" w:rsidP="00915E7C">
            <w:pPr>
              <w:spacing w:before="0" w:after="0"/>
              <w:jc w:val="left"/>
            </w:pPr>
            <w:r>
              <w:t xml:space="preserve">View </w:t>
            </w:r>
            <w:r w:rsidR="00C24422">
              <w:t>power consumption details of users</w:t>
            </w:r>
          </w:p>
        </w:tc>
      </w:tr>
      <w:tr w:rsidR="00037C12" w14:paraId="7051C32A" w14:textId="77777777" w:rsidTr="59D4F3AD">
        <w:tc>
          <w:tcPr>
            <w:tcW w:w="1693" w:type="dxa"/>
            <w:vMerge/>
          </w:tcPr>
          <w:p w14:paraId="4638DF3E" w14:textId="77777777" w:rsidR="00037C12" w:rsidRDefault="00037C12" w:rsidP="00915E7C">
            <w:pPr>
              <w:spacing w:before="0" w:after="0"/>
              <w:jc w:val="left"/>
            </w:pPr>
          </w:p>
        </w:tc>
        <w:tc>
          <w:tcPr>
            <w:tcW w:w="7657" w:type="dxa"/>
          </w:tcPr>
          <w:p w14:paraId="0ED91B87" w14:textId="2968CE01" w:rsidR="00037C12" w:rsidRDefault="00037C12" w:rsidP="00915E7C">
            <w:pPr>
              <w:spacing w:before="0" w:after="0"/>
              <w:jc w:val="left"/>
            </w:pPr>
            <w:r>
              <w:t xml:space="preserve">Update </w:t>
            </w:r>
            <w:r w:rsidR="00C24422">
              <w:t xml:space="preserve">power consumption details of </w:t>
            </w:r>
            <w:r w:rsidR="003525F7">
              <w:t xml:space="preserve">the </w:t>
            </w:r>
            <w:r w:rsidR="00C24422">
              <w:t>user</w:t>
            </w:r>
          </w:p>
        </w:tc>
      </w:tr>
      <w:tr w:rsidR="00702918" w14:paraId="2E19682B" w14:textId="77777777" w:rsidTr="59D4F3AD">
        <w:tc>
          <w:tcPr>
            <w:tcW w:w="1693" w:type="dxa"/>
            <w:vMerge/>
          </w:tcPr>
          <w:p w14:paraId="26E1004C" w14:textId="77777777" w:rsidR="00702918" w:rsidRDefault="00702918" w:rsidP="00915E7C">
            <w:pPr>
              <w:spacing w:before="0" w:after="0"/>
              <w:jc w:val="left"/>
            </w:pPr>
          </w:p>
        </w:tc>
        <w:tc>
          <w:tcPr>
            <w:tcW w:w="7657" w:type="dxa"/>
          </w:tcPr>
          <w:p w14:paraId="20D5332F" w14:textId="34B3B456" w:rsidR="00702918" w:rsidRDefault="000A3E11" w:rsidP="00915E7C">
            <w:pPr>
              <w:spacing w:before="0" w:after="0"/>
              <w:jc w:val="left"/>
            </w:pPr>
            <w:r>
              <w:t>Delete</w:t>
            </w:r>
            <w:r w:rsidR="005C6694">
              <w:t xml:space="preserve"> power consumption details of </w:t>
            </w:r>
            <w:r w:rsidR="003525F7">
              <w:t xml:space="preserve">the </w:t>
            </w:r>
            <w:r w:rsidR="005C6694">
              <w:t>user</w:t>
            </w:r>
          </w:p>
        </w:tc>
      </w:tr>
      <w:tr w:rsidR="00702918" w14:paraId="2DAF68D4" w14:textId="77777777" w:rsidTr="59D4F3AD">
        <w:tc>
          <w:tcPr>
            <w:tcW w:w="1693" w:type="dxa"/>
            <w:vMerge/>
          </w:tcPr>
          <w:p w14:paraId="77E1FF73" w14:textId="77777777" w:rsidR="00702918" w:rsidRDefault="00702918" w:rsidP="00915E7C">
            <w:pPr>
              <w:spacing w:before="0" w:after="0"/>
              <w:jc w:val="left"/>
            </w:pPr>
          </w:p>
        </w:tc>
        <w:tc>
          <w:tcPr>
            <w:tcW w:w="7657" w:type="dxa"/>
          </w:tcPr>
          <w:p w14:paraId="3411E5F3" w14:textId="36C6ACDD" w:rsidR="00702918" w:rsidRDefault="005C6694" w:rsidP="00915E7C">
            <w:pPr>
              <w:spacing w:before="0" w:after="0"/>
              <w:jc w:val="left"/>
            </w:pPr>
            <w:r>
              <w:t>Add</w:t>
            </w:r>
            <w:r w:rsidR="003525F7">
              <w:t xml:space="preserve"> power generation details </w:t>
            </w:r>
          </w:p>
        </w:tc>
      </w:tr>
      <w:tr w:rsidR="00702918" w14:paraId="721F8572" w14:textId="77777777" w:rsidTr="59D4F3AD">
        <w:tc>
          <w:tcPr>
            <w:tcW w:w="1693" w:type="dxa"/>
            <w:vMerge/>
          </w:tcPr>
          <w:p w14:paraId="1868BED9" w14:textId="77777777" w:rsidR="00702918" w:rsidRDefault="00702918" w:rsidP="00915E7C">
            <w:pPr>
              <w:spacing w:before="0" w:after="0"/>
              <w:jc w:val="left"/>
            </w:pPr>
          </w:p>
        </w:tc>
        <w:tc>
          <w:tcPr>
            <w:tcW w:w="7657" w:type="dxa"/>
          </w:tcPr>
          <w:p w14:paraId="056E437B" w14:textId="7EE980C6" w:rsidR="00702918" w:rsidRDefault="005C6694" w:rsidP="00915E7C">
            <w:pPr>
              <w:spacing w:before="0" w:after="0"/>
              <w:jc w:val="left"/>
            </w:pPr>
            <w:r>
              <w:t>View</w:t>
            </w:r>
            <w:r w:rsidR="003525F7">
              <w:t xml:space="preserve"> power generation details</w:t>
            </w:r>
          </w:p>
        </w:tc>
      </w:tr>
      <w:tr w:rsidR="00702918" w14:paraId="7D4F8581" w14:textId="77777777" w:rsidTr="59D4F3AD">
        <w:tc>
          <w:tcPr>
            <w:tcW w:w="1693" w:type="dxa"/>
            <w:vMerge/>
          </w:tcPr>
          <w:p w14:paraId="369D8243" w14:textId="77777777" w:rsidR="00702918" w:rsidRDefault="00702918" w:rsidP="00915E7C">
            <w:pPr>
              <w:spacing w:before="0" w:after="0"/>
              <w:jc w:val="left"/>
            </w:pPr>
          </w:p>
        </w:tc>
        <w:tc>
          <w:tcPr>
            <w:tcW w:w="7657" w:type="dxa"/>
          </w:tcPr>
          <w:p w14:paraId="539B065A" w14:textId="7FAB376C" w:rsidR="00702918" w:rsidRDefault="005C6694" w:rsidP="00915E7C">
            <w:pPr>
              <w:spacing w:before="0" w:after="0"/>
              <w:jc w:val="left"/>
            </w:pPr>
            <w:r>
              <w:t>Update</w:t>
            </w:r>
            <w:r w:rsidR="003525F7">
              <w:t xml:space="preserve"> power generation details</w:t>
            </w:r>
          </w:p>
        </w:tc>
      </w:tr>
      <w:tr w:rsidR="001B6F22" w14:paraId="4220F6B3" w14:textId="77777777" w:rsidTr="59D4F3AD">
        <w:tc>
          <w:tcPr>
            <w:tcW w:w="1693" w:type="dxa"/>
            <w:vMerge/>
          </w:tcPr>
          <w:p w14:paraId="36FD78CC" w14:textId="77777777" w:rsidR="001B6F22" w:rsidRDefault="001B6F22" w:rsidP="00915E7C">
            <w:pPr>
              <w:spacing w:before="0" w:after="0"/>
              <w:jc w:val="left"/>
            </w:pPr>
          </w:p>
        </w:tc>
        <w:tc>
          <w:tcPr>
            <w:tcW w:w="7657" w:type="dxa"/>
          </w:tcPr>
          <w:p w14:paraId="351001C7" w14:textId="67E522D2" w:rsidR="001B6F22" w:rsidRDefault="001B6F22" w:rsidP="00915E7C">
            <w:pPr>
              <w:spacing w:before="0" w:after="0"/>
              <w:jc w:val="left"/>
            </w:pPr>
            <w:r>
              <w:t>Delete power generation details</w:t>
            </w:r>
          </w:p>
        </w:tc>
      </w:tr>
      <w:tr w:rsidR="001B6F22" w14:paraId="66B3C845" w14:textId="77777777" w:rsidTr="59D4F3AD">
        <w:tc>
          <w:tcPr>
            <w:tcW w:w="1693" w:type="dxa"/>
            <w:vMerge/>
          </w:tcPr>
          <w:p w14:paraId="4613608B" w14:textId="77777777" w:rsidR="001B6F22" w:rsidRDefault="001B6F22" w:rsidP="00915E7C">
            <w:pPr>
              <w:spacing w:before="0" w:after="0"/>
              <w:jc w:val="left"/>
            </w:pPr>
          </w:p>
        </w:tc>
        <w:tc>
          <w:tcPr>
            <w:tcW w:w="7657" w:type="dxa"/>
          </w:tcPr>
          <w:p w14:paraId="706B7D53" w14:textId="2E266270" w:rsidR="001B6F22" w:rsidRDefault="00A30586" w:rsidP="00915E7C">
            <w:pPr>
              <w:spacing w:before="0" w:after="0"/>
              <w:jc w:val="left"/>
            </w:pPr>
            <w:r>
              <w:t xml:space="preserve">View </w:t>
            </w:r>
            <w:r w:rsidR="00300B62">
              <w:t xml:space="preserve">power </w:t>
            </w:r>
            <w:r w:rsidR="000A3910">
              <w:t>management</w:t>
            </w:r>
            <w:r w:rsidR="00007101">
              <w:t xml:space="preserve"> </w:t>
            </w:r>
            <w:r w:rsidR="00EB70B9">
              <w:t>monthly</w:t>
            </w:r>
            <w:r w:rsidR="000A3910">
              <w:t xml:space="preserve"> </w:t>
            </w:r>
            <w:r w:rsidR="00133298">
              <w:t xml:space="preserve">summary </w:t>
            </w:r>
            <w:r w:rsidR="00EB70B9">
              <w:t>data</w:t>
            </w:r>
          </w:p>
        </w:tc>
      </w:tr>
      <w:tr w:rsidR="001B6F22" w14:paraId="1D7E1680" w14:textId="77777777" w:rsidTr="59D4F3AD">
        <w:tc>
          <w:tcPr>
            <w:tcW w:w="1693" w:type="dxa"/>
            <w:vMerge/>
          </w:tcPr>
          <w:p w14:paraId="63A5E762" w14:textId="77777777" w:rsidR="001B6F22" w:rsidRDefault="001B6F22" w:rsidP="00915E7C">
            <w:pPr>
              <w:spacing w:before="0" w:after="0"/>
              <w:jc w:val="left"/>
            </w:pPr>
          </w:p>
        </w:tc>
        <w:tc>
          <w:tcPr>
            <w:tcW w:w="7657" w:type="dxa"/>
          </w:tcPr>
          <w:p w14:paraId="6EAA7CAE" w14:textId="558B579A" w:rsidR="001B6F22" w:rsidRDefault="00EB70B9" w:rsidP="00EB70B9">
            <w:pPr>
              <w:spacing w:before="0" w:after="0"/>
              <w:jc w:val="left"/>
            </w:pPr>
            <w:r>
              <w:t>View power management annual summary data</w:t>
            </w:r>
          </w:p>
        </w:tc>
      </w:tr>
      <w:tr w:rsidR="0048252C" w14:paraId="1E812014" w14:textId="77777777" w:rsidTr="59D4F3AD">
        <w:tc>
          <w:tcPr>
            <w:tcW w:w="1693" w:type="dxa"/>
            <w:vMerge w:val="restart"/>
          </w:tcPr>
          <w:p w14:paraId="32C24878" w14:textId="2CEED8E4" w:rsidR="0048252C" w:rsidRDefault="009E0BC8" w:rsidP="00915E7C">
            <w:pPr>
              <w:spacing w:before="0" w:after="0"/>
              <w:jc w:val="left"/>
            </w:pPr>
            <w:r>
              <w:t>Technician</w:t>
            </w:r>
            <w:r w:rsidR="0048252C">
              <w:t xml:space="preserve"> Service</w:t>
            </w:r>
          </w:p>
        </w:tc>
        <w:tc>
          <w:tcPr>
            <w:tcW w:w="7657" w:type="dxa"/>
          </w:tcPr>
          <w:p w14:paraId="62630440" w14:textId="0C51DDBB" w:rsidR="0048252C" w:rsidRDefault="00D0009C" w:rsidP="00915E7C">
            <w:pPr>
              <w:spacing w:before="0" w:after="0"/>
              <w:jc w:val="left"/>
            </w:pPr>
            <w:r>
              <w:t>Add</w:t>
            </w:r>
            <w:r w:rsidR="009E0BC8">
              <w:t xml:space="preserve"> technici</w:t>
            </w:r>
            <w:r w:rsidR="00B4628A">
              <w:t>an</w:t>
            </w:r>
            <w:r w:rsidR="00212869">
              <w:t xml:space="preserve"> details</w:t>
            </w:r>
          </w:p>
        </w:tc>
      </w:tr>
      <w:tr w:rsidR="0048252C" w14:paraId="14734638" w14:textId="77777777" w:rsidTr="59D4F3AD">
        <w:tc>
          <w:tcPr>
            <w:tcW w:w="1693" w:type="dxa"/>
            <w:vMerge/>
          </w:tcPr>
          <w:p w14:paraId="5AB86938" w14:textId="77777777" w:rsidR="0048252C" w:rsidRDefault="0048252C" w:rsidP="00915E7C">
            <w:pPr>
              <w:spacing w:before="0" w:after="0"/>
              <w:jc w:val="left"/>
            </w:pPr>
          </w:p>
        </w:tc>
        <w:tc>
          <w:tcPr>
            <w:tcW w:w="7657" w:type="dxa"/>
          </w:tcPr>
          <w:p w14:paraId="6FA96DE5" w14:textId="3BB4196A" w:rsidR="0048252C" w:rsidRDefault="00212869" w:rsidP="00915E7C">
            <w:pPr>
              <w:spacing w:before="0" w:after="0"/>
              <w:jc w:val="left"/>
            </w:pPr>
            <w:r>
              <w:t>Update technician details</w:t>
            </w:r>
          </w:p>
        </w:tc>
      </w:tr>
      <w:tr w:rsidR="0048252C" w14:paraId="76971570" w14:textId="77777777" w:rsidTr="59D4F3AD">
        <w:tc>
          <w:tcPr>
            <w:tcW w:w="1693" w:type="dxa"/>
            <w:vMerge/>
          </w:tcPr>
          <w:p w14:paraId="25599063" w14:textId="77777777" w:rsidR="0048252C" w:rsidRDefault="0048252C" w:rsidP="00915E7C">
            <w:pPr>
              <w:spacing w:before="0" w:after="0"/>
              <w:jc w:val="left"/>
            </w:pPr>
          </w:p>
        </w:tc>
        <w:tc>
          <w:tcPr>
            <w:tcW w:w="7657" w:type="dxa"/>
          </w:tcPr>
          <w:p w14:paraId="7804E8B9" w14:textId="073FC01E" w:rsidR="0048252C" w:rsidRDefault="00212869" w:rsidP="00915E7C">
            <w:pPr>
              <w:spacing w:before="0" w:after="0"/>
              <w:jc w:val="left"/>
            </w:pPr>
            <w:r>
              <w:t>Delete technician details</w:t>
            </w:r>
          </w:p>
        </w:tc>
      </w:tr>
      <w:tr w:rsidR="0048252C" w14:paraId="6972E2A0" w14:textId="77777777" w:rsidTr="59D4F3AD">
        <w:tc>
          <w:tcPr>
            <w:tcW w:w="1693" w:type="dxa"/>
            <w:vMerge/>
          </w:tcPr>
          <w:p w14:paraId="044BD859" w14:textId="77777777" w:rsidR="0048252C" w:rsidRDefault="0048252C" w:rsidP="00915E7C">
            <w:pPr>
              <w:spacing w:before="0" w:after="0"/>
              <w:jc w:val="left"/>
            </w:pPr>
          </w:p>
        </w:tc>
        <w:tc>
          <w:tcPr>
            <w:tcW w:w="7657" w:type="dxa"/>
          </w:tcPr>
          <w:p w14:paraId="6CB7900B" w14:textId="1AECC28B" w:rsidR="0048252C" w:rsidRDefault="00212869" w:rsidP="00915E7C">
            <w:pPr>
              <w:spacing w:before="0" w:after="0"/>
              <w:jc w:val="left"/>
            </w:pPr>
            <w:r>
              <w:t xml:space="preserve">View </w:t>
            </w:r>
            <w:proofErr w:type="gramStart"/>
            <w:r>
              <w:t>technicians</w:t>
            </w:r>
            <w:proofErr w:type="gramEnd"/>
            <w:r>
              <w:t xml:space="preserve"> details</w:t>
            </w:r>
          </w:p>
        </w:tc>
      </w:tr>
      <w:tr w:rsidR="008F2C85" w14:paraId="0086405D" w14:textId="77777777" w:rsidTr="59D4F3AD">
        <w:tc>
          <w:tcPr>
            <w:tcW w:w="1693" w:type="dxa"/>
            <w:vMerge/>
          </w:tcPr>
          <w:p w14:paraId="25449D32" w14:textId="77777777" w:rsidR="008F2C85" w:rsidRDefault="008F2C85" w:rsidP="00915E7C">
            <w:pPr>
              <w:spacing w:before="0" w:after="0"/>
              <w:jc w:val="left"/>
            </w:pPr>
          </w:p>
        </w:tc>
        <w:tc>
          <w:tcPr>
            <w:tcW w:w="7657" w:type="dxa"/>
          </w:tcPr>
          <w:p w14:paraId="544F47E7" w14:textId="45B7D648" w:rsidR="008F2C85" w:rsidRDefault="008F2C85" w:rsidP="00915E7C">
            <w:pPr>
              <w:spacing w:before="0" w:after="0"/>
              <w:jc w:val="left"/>
            </w:pPr>
            <w:r>
              <w:t>Add attendance details of technicians for each day</w:t>
            </w:r>
          </w:p>
        </w:tc>
      </w:tr>
      <w:tr w:rsidR="008F2C85" w14:paraId="3FBCE99B" w14:textId="77777777" w:rsidTr="59D4F3AD">
        <w:tc>
          <w:tcPr>
            <w:tcW w:w="1693" w:type="dxa"/>
            <w:vMerge/>
          </w:tcPr>
          <w:p w14:paraId="193FB744" w14:textId="77777777" w:rsidR="008F2C85" w:rsidRDefault="008F2C85" w:rsidP="00915E7C">
            <w:pPr>
              <w:spacing w:before="0" w:after="0"/>
              <w:jc w:val="left"/>
            </w:pPr>
          </w:p>
        </w:tc>
        <w:tc>
          <w:tcPr>
            <w:tcW w:w="7657" w:type="dxa"/>
          </w:tcPr>
          <w:p w14:paraId="3C666852" w14:textId="1FC9D995" w:rsidR="008F2C85" w:rsidRDefault="008F2C85" w:rsidP="00915E7C">
            <w:pPr>
              <w:spacing w:before="0" w:after="0"/>
              <w:jc w:val="left"/>
            </w:pPr>
            <w:r>
              <w:t xml:space="preserve">Update </w:t>
            </w:r>
            <w:proofErr w:type="gramStart"/>
            <w:r>
              <w:t>attendance  details</w:t>
            </w:r>
            <w:proofErr w:type="gramEnd"/>
            <w:r>
              <w:t xml:space="preserve"> of technicians</w:t>
            </w:r>
          </w:p>
        </w:tc>
      </w:tr>
      <w:tr w:rsidR="008F2C85" w14:paraId="0C94D0B9" w14:textId="77777777" w:rsidTr="59D4F3AD">
        <w:tc>
          <w:tcPr>
            <w:tcW w:w="1693" w:type="dxa"/>
            <w:vMerge/>
          </w:tcPr>
          <w:p w14:paraId="1CCCB6D1" w14:textId="77777777" w:rsidR="008F2C85" w:rsidRDefault="008F2C85" w:rsidP="00915E7C">
            <w:pPr>
              <w:spacing w:before="0" w:after="0"/>
              <w:jc w:val="left"/>
            </w:pPr>
          </w:p>
        </w:tc>
        <w:tc>
          <w:tcPr>
            <w:tcW w:w="7657" w:type="dxa"/>
          </w:tcPr>
          <w:p w14:paraId="748E27AB" w14:textId="3088BAAB" w:rsidR="008F2C85" w:rsidRDefault="008F2C85" w:rsidP="00915E7C">
            <w:pPr>
              <w:spacing w:before="0" w:after="0"/>
              <w:jc w:val="left"/>
            </w:pPr>
            <w:r>
              <w:t xml:space="preserve">View </w:t>
            </w:r>
            <w:proofErr w:type="gramStart"/>
            <w:r>
              <w:t>attendance  details</w:t>
            </w:r>
            <w:proofErr w:type="gramEnd"/>
            <w:r>
              <w:t xml:space="preserve"> of technicians</w:t>
            </w:r>
          </w:p>
        </w:tc>
      </w:tr>
      <w:tr w:rsidR="00A65B5D" w14:paraId="66ED9924" w14:textId="77777777" w:rsidTr="59D4F3AD">
        <w:tc>
          <w:tcPr>
            <w:tcW w:w="1693" w:type="dxa"/>
            <w:vMerge/>
          </w:tcPr>
          <w:p w14:paraId="5E60EDE2" w14:textId="77777777" w:rsidR="00A65B5D" w:rsidRDefault="00A65B5D" w:rsidP="00915E7C">
            <w:pPr>
              <w:spacing w:before="0" w:after="0"/>
              <w:jc w:val="left"/>
            </w:pPr>
          </w:p>
        </w:tc>
        <w:tc>
          <w:tcPr>
            <w:tcW w:w="7657" w:type="dxa"/>
          </w:tcPr>
          <w:p w14:paraId="4792D476" w14:textId="4D76238B" w:rsidR="00A65B5D" w:rsidRDefault="00A65B5D" w:rsidP="00915E7C">
            <w:pPr>
              <w:spacing w:before="0" w:after="0"/>
              <w:jc w:val="left"/>
            </w:pPr>
            <w:r>
              <w:t>View</w:t>
            </w:r>
            <w:r w:rsidR="004A5CDE">
              <w:t xml:space="preserve"> attendance summary </w:t>
            </w:r>
            <w:r w:rsidR="001110B3">
              <w:t>of indivi</w:t>
            </w:r>
            <w:r w:rsidR="005750D7">
              <w:t>dual technician</w:t>
            </w:r>
          </w:p>
        </w:tc>
      </w:tr>
      <w:tr w:rsidR="00212869" w14:paraId="04FEF293" w14:textId="77777777" w:rsidTr="59D4F3AD">
        <w:tc>
          <w:tcPr>
            <w:tcW w:w="1693" w:type="dxa"/>
            <w:vMerge/>
          </w:tcPr>
          <w:p w14:paraId="44251427" w14:textId="77777777" w:rsidR="00212869" w:rsidRDefault="00212869" w:rsidP="00915E7C">
            <w:pPr>
              <w:spacing w:before="0" w:after="0"/>
              <w:jc w:val="left"/>
            </w:pPr>
          </w:p>
        </w:tc>
        <w:tc>
          <w:tcPr>
            <w:tcW w:w="7657" w:type="dxa"/>
          </w:tcPr>
          <w:p w14:paraId="5D82FBB3" w14:textId="3C6E4136" w:rsidR="00212869" w:rsidRDefault="008F2C85" w:rsidP="00915E7C">
            <w:pPr>
              <w:spacing w:before="0" w:after="0"/>
              <w:jc w:val="left"/>
            </w:pPr>
            <w:r>
              <w:t xml:space="preserve">Delete </w:t>
            </w:r>
            <w:proofErr w:type="gramStart"/>
            <w:r>
              <w:t>attendance  details</w:t>
            </w:r>
            <w:proofErr w:type="gramEnd"/>
            <w:r>
              <w:t xml:space="preserve"> of technicians</w:t>
            </w:r>
          </w:p>
        </w:tc>
      </w:tr>
      <w:tr w:rsidR="0087489F" w14:paraId="0B7DF1C4" w14:textId="77777777" w:rsidTr="59D4F3AD">
        <w:tc>
          <w:tcPr>
            <w:tcW w:w="1693" w:type="dxa"/>
            <w:vMerge w:val="restart"/>
          </w:tcPr>
          <w:p w14:paraId="37109730" w14:textId="0D9EEA9D" w:rsidR="0087489F" w:rsidRDefault="0087489F" w:rsidP="00915E7C">
            <w:pPr>
              <w:spacing w:before="0" w:after="0"/>
              <w:jc w:val="left"/>
            </w:pPr>
            <w:r>
              <w:t>Payment Service</w:t>
            </w:r>
          </w:p>
        </w:tc>
        <w:tc>
          <w:tcPr>
            <w:tcW w:w="7657" w:type="dxa"/>
          </w:tcPr>
          <w:p w14:paraId="1284CB75" w14:textId="3A9DE86C" w:rsidR="0087489F" w:rsidRDefault="2AA3A51B" w:rsidP="7888E840">
            <w:pPr>
              <w:spacing w:before="0" w:after="0"/>
              <w:jc w:val="left"/>
            </w:pPr>
            <w:r>
              <w:t>Add new payment records</w:t>
            </w:r>
          </w:p>
        </w:tc>
      </w:tr>
      <w:tr w:rsidR="0087489F" w14:paraId="6A5251AA" w14:textId="77777777" w:rsidTr="59D4F3AD">
        <w:tc>
          <w:tcPr>
            <w:tcW w:w="1693" w:type="dxa"/>
            <w:vMerge/>
          </w:tcPr>
          <w:p w14:paraId="06EDB1B7" w14:textId="2C550BDD" w:rsidR="0087489F" w:rsidRDefault="0087489F" w:rsidP="00915E7C">
            <w:pPr>
              <w:spacing w:before="0" w:after="0"/>
              <w:jc w:val="left"/>
            </w:pPr>
          </w:p>
        </w:tc>
        <w:tc>
          <w:tcPr>
            <w:tcW w:w="7657" w:type="dxa"/>
          </w:tcPr>
          <w:p w14:paraId="67C777F8" w14:textId="4394F2A4" w:rsidR="0087489F" w:rsidRDefault="0048252C" w:rsidP="00915E7C">
            <w:pPr>
              <w:spacing w:before="0" w:after="0"/>
              <w:jc w:val="left"/>
            </w:pPr>
            <w:r>
              <w:t>Update payment records</w:t>
            </w:r>
          </w:p>
        </w:tc>
      </w:tr>
      <w:tr w:rsidR="0087489F" w14:paraId="42597200" w14:textId="77777777" w:rsidTr="59D4F3AD">
        <w:tc>
          <w:tcPr>
            <w:tcW w:w="1693" w:type="dxa"/>
            <w:vMerge/>
          </w:tcPr>
          <w:p w14:paraId="2B1EC3EF" w14:textId="19E7DF93" w:rsidR="0087489F" w:rsidRDefault="0087489F" w:rsidP="00915E7C">
            <w:pPr>
              <w:spacing w:before="0" w:after="0"/>
              <w:jc w:val="left"/>
            </w:pPr>
          </w:p>
        </w:tc>
        <w:tc>
          <w:tcPr>
            <w:tcW w:w="7657" w:type="dxa"/>
          </w:tcPr>
          <w:p w14:paraId="564F7C1E" w14:textId="52133874" w:rsidR="0087489F" w:rsidRDefault="59D4F3AD" w:rsidP="00915E7C">
            <w:pPr>
              <w:spacing w:before="0" w:after="0"/>
              <w:jc w:val="left"/>
            </w:pPr>
            <w:r>
              <w:t>Delete payment records</w:t>
            </w:r>
          </w:p>
        </w:tc>
      </w:tr>
      <w:tr w:rsidR="00AA1623" w14:paraId="05B1CFAD" w14:textId="77777777" w:rsidTr="59D4F3AD">
        <w:tc>
          <w:tcPr>
            <w:tcW w:w="1693" w:type="dxa"/>
            <w:vMerge/>
          </w:tcPr>
          <w:p w14:paraId="5D527A42" w14:textId="77777777" w:rsidR="00AA1623" w:rsidRDefault="00AA1623" w:rsidP="00915E7C">
            <w:pPr>
              <w:spacing w:before="0" w:after="0"/>
              <w:jc w:val="left"/>
            </w:pPr>
          </w:p>
        </w:tc>
        <w:tc>
          <w:tcPr>
            <w:tcW w:w="7657" w:type="dxa"/>
          </w:tcPr>
          <w:p w14:paraId="4029265F" w14:textId="429EB07A" w:rsidR="00AA1623" w:rsidRDefault="59D4F3AD" w:rsidP="00915E7C">
            <w:pPr>
              <w:spacing w:before="0" w:after="0"/>
              <w:jc w:val="left"/>
            </w:pPr>
            <w:r>
              <w:t>View payment records</w:t>
            </w:r>
          </w:p>
        </w:tc>
      </w:tr>
      <w:tr w:rsidR="00AA1623" w14:paraId="11509CFE" w14:textId="77777777" w:rsidTr="59D4F3AD">
        <w:tc>
          <w:tcPr>
            <w:tcW w:w="1693" w:type="dxa"/>
            <w:vMerge/>
          </w:tcPr>
          <w:p w14:paraId="21D29102" w14:textId="77777777" w:rsidR="00AA1623" w:rsidRDefault="00AA1623" w:rsidP="00915E7C">
            <w:pPr>
              <w:spacing w:before="0" w:after="0"/>
              <w:jc w:val="left"/>
            </w:pPr>
          </w:p>
        </w:tc>
        <w:tc>
          <w:tcPr>
            <w:tcW w:w="7657" w:type="dxa"/>
          </w:tcPr>
          <w:p w14:paraId="2611BB71" w14:textId="56704E3C" w:rsidR="00AA1623" w:rsidRDefault="59D4F3AD" w:rsidP="00915E7C">
            <w:pPr>
              <w:spacing w:before="0" w:after="0"/>
              <w:jc w:val="left"/>
            </w:pPr>
            <w:r>
              <w:t xml:space="preserve">Add new payment </w:t>
            </w:r>
            <w:r w:rsidR="00106E43">
              <w:t>information</w:t>
            </w:r>
            <w:r>
              <w:t xml:space="preserve"> </w:t>
            </w:r>
          </w:p>
        </w:tc>
      </w:tr>
      <w:tr w:rsidR="0048252C" w14:paraId="6C0A9C9E" w14:textId="77777777" w:rsidTr="59D4F3AD">
        <w:tc>
          <w:tcPr>
            <w:tcW w:w="1693" w:type="dxa"/>
            <w:vMerge/>
          </w:tcPr>
          <w:p w14:paraId="1D1E6BFE" w14:textId="4069DB54" w:rsidR="0048252C" w:rsidRDefault="0048252C" w:rsidP="00915E7C">
            <w:pPr>
              <w:spacing w:before="0" w:after="0"/>
              <w:jc w:val="left"/>
            </w:pPr>
          </w:p>
        </w:tc>
        <w:tc>
          <w:tcPr>
            <w:tcW w:w="7657" w:type="dxa"/>
          </w:tcPr>
          <w:p w14:paraId="33219DF4" w14:textId="66E79F5F" w:rsidR="0048252C" w:rsidRDefault="628CA687" w:rsidP="00915E7C">
            <w:pPr>
              <w:spacing w:before="0" w:after="0"/>
              <w:jc w:val="left"/>
            </w:pPr>
            <w:r>
              <w:t xml:space="preserve">Update payment </w:t>
            </w:r>
            <w:r w:rsidR="00106E43">
              <w:t>information</w:t>
            </w:r>
          </w:p>
        </w:tc>
      </w:tr>
      <w:tr w:rsidR="0087489F" w14:paraId="494D7CEB" w14:textId="77777777" w:rsidTr="59D4F3AD">
        <w:tc>
          <w:tcPr>
            <w:tcW w:w="1693" w:type="dxa"/>
            <w:vMerge/>
          </w:tcPr>
          <w:p w14:paraId="76768108" w14:textId="77777777" w:rsidR="0087489F" w:rsidRDefault="0087489F" w:rsidP="00915E7C">
            <w:pPr>
              <w:spacing w:before="0" w:after="0"/>
              <w:jc w:val="left"/>
            </w:pPr>
          </w:p>
        </w:tc>
        <w:tc>
          <w:tcPr>
            <w:tcW w:w="7657" w:type="dxa"/>
          </w:tcPr>
          <w:p w14:paraId="3B410AF0" w14:textId="66E71E31" w:rsidR="0087489F" w:rsidRDefault="59D4F3AD" w:rsidP="00915E7C">
            <w:pPr>
              <w:spacing w:before="0" w:after="0"/>
              <w:jc w:val="left"/>
            </w:pPr>
            <w:r>
              <w:t xml:space="preserve">Delete payment </w:t>
            </w:r>
            <w:r w:rsidR="00106E43">
              <w:t>information</w:t>
            </w:r>
          </w:p>
        </w:tc>
      </w:tr>
      <w:tr w:rsidR="0048252C" w14:paraId="46EAC30E" w14:textId="77777777" w:rsidTr="59D4F3AD">
        <w:tc>
          <w:tcPr>
            <w:tcW w:w="1693" w:type="dxa"/>
            <w:vMerge/>
          </w:tcPr>
          <w:p w14:paraId="6E275C5F" w14:textId="77777777" w:rsidR="0048252C" w:rsidRDefault="0048252C" w:rsidP="00915E7C">
            <w:pPr>
              <w:spacing w:before="0" w:after="0"/>
              <w:jc w:val="left"/>
            </w:pPr>
          </w:p>
        </w:tc>
        <w:tc>
          <w:tcPr>
            <w:tcW w:w="7657" w:type="dxa"/>
          </w:tcPr>
          <w:p w14:paraId="770F95D4" w14:textId="43575278" w:rsidR="0048252C" w:rsidRDefault="3A5143BF" w:rsidP="00915E7C">
            <w:pPr>
              <w:spacing w:before="0" w:after="0"/>
              <w:jc w:val="left"/>
            </w:pPr>
            <w:r>
              <w:t xml:space="preserve">View payment </w:t>
            </w:r>
            <w:r w:rsidR="00106E43">
              <w:t>information</w:t>
            </w:r>
            <w:r>
              <w:t xml:space="preserve"> </w:t>
            </w:r>
          </w:p>
        </w:tc>
      </w:tr>
      <w:tr w:rsidR="0048252C" w14:paraId="44A779F6" w14:textId="77777777" w:rsidTr="59D4F3AD">
        <w:tc>
          <w:tcPr>
            <w:tcW w:w="1693" w:type="dxa"/>
            <w:vMerge w:val="restart"/>
          </w:tcPr>
          <w:p w14:paraId="3C73C536" w14:textId="6D60AE81" w:rsidR="0048252C" w:rsidRDefault="00A42655" w:rsidP="00915E7C">
            <w:pPr>
              <w:spacing w:before="0" w:after="0"/>
              <w:jc w:val="left"/>
            </w:pPr>
            <w:r>
              <w:t>Supplier</w:t>
            </w:r>
            <w:r w:rsidR="0048252C">
              <w:t xml:space="preserve"> Service</w:t>
            </w:r>
          </w:p>
        </w:tc>
        <w:tc>
          <w:tcPr>
            <w:tcW w:w="7657" w:type="dxa"/>
          </w:tcPr>
          <w:p w14:paraId="40618BE6" w14:textId="001EA6D8" w:rsidR="0048252C" w:rsidRDefault="0048252C" w:rsidP="00915E7C">
            <w:pPr>
              <w:spacing w:before="0" w:after="0"/>
              <w:jc w:val="left"/>
            </w:pPr>
            <w:r>
              <w:t>Add</w:t>
            </w:r>
            <w:r w:rsidR="008B57CC">
              <w:t xml:space="preserve"> </w:t>
            </w:r>
            <w:r w:rsidR="00A66020">
              <w:t xml:space="preserve">new </w:t>
            </w:r>
            <w:r w:rsidR="008B57CC">
              <w:t>supplier</w:t>
            </w:r>
            <w:r w:rsidR="00091E0E">
              <w:t xml:space="preserve"> details</w:t>
            </w:r>
          </w:p>
        </w:tc>
      </w:tr>
      <w:tr w:rsidR="00D153A5" w14:paraId="1E8E8CFF" w14:textId="77777777" w:rsidTr="59D4F3AD">
        <w:tc>
          <w:tcPr>
            <w:tcW w:w="1693" w:type="dxa"/>
            <w:vMerge/>
          </w:tcPr>
          <w:p w14:paraId="10F461D1" w14:textId="77777777" w:rsidR="00D153A5" w:rsidRDefault="00D153A5" w:rsidP="00915E7C">
            <w:pPr>
              <w:spacing w:before="0" w:after="0"/>
              <w:jc w:val="left"/>
            </w:pPr>
          </w:p>
        </w:tc>
        <w:tc>
          <w:tcPr>
            <w:tcW w:w="7657" w:type="dxa"/>
          </w:tcPr>
          <w:p w14:paraId="0A594A93" w14:textId="4CCADC9A" w:rsidR="00D153A5" w:rsidRDefault="00D153A5" w:rsidP="00915E7C">
            <w:pPr>
              <w:spacing w:before="0" w:after="0"/>
              <w:jc w:val="left"/>
            </w:pPr>
            <w:r>
              <w:t>View supplier</w:t>
            </w:r>
            <w:r w:rsidR="00F95BE8">
              <w:t xml:space="preserve"> details</w:t>
            </w:r>
          </w:p>
        </w:tc>
      </w:tr>
      <w:tr w:rsidR="0048252C" w14:paraId="49A3B956" w14:textId="77777777" w:rsidTr="59D4F3AD">
        <w:tc>
          <w:tcPr>
            <w:tcW w:w="1693" w:type="dxa"/>
            <w:vMerge/>
          </w:tcPr>
          <w:p w14:paraId="67FEA982" w14:textId="77777777" w:rsidR="0048252C" w:rsidRDefault="0048252C" w:rsidP="00915E7C">
            <w:pPr>
              <w:spacing w:before="0" w:after="0"/>
              <w:jc w:val="left"/>
            </w:pPr>
          </w:p>
        </w:tc>
        <w:tc>
          <w:tcPr>
            <w:tcW w:w="7657" w:type="dxa"/>
          </w:tcPr>
          <w:p w14:paraId="2FB9C395" w14:textId="0E6FAC06" w:rsidR="0048252C" w:rsidRDefault="008B57CC" w:rsidP="00915E7C">
            <w:pPr>
              <w:spacing w:before="0" w:after="0"/>
              <w:jc w:val="left"/>
            </w:pPr>
            <w:r>
              <w:t>Update supplier details</w:t>
            </w:r>
          </w:p>
        </w:tc>
      </w:tr>
      <w:tr w:rsidR="007661D1" w14:paraId="59B6D3AC" w14:textId="77777777" w:rsidTr="59D4F3AD">
        <w:tc>
          <w:tcPr>
            <w:tcW w:w="1693" w:type="dxa"/>
            <w:vMerge/>
          </w:tcPr>
          <w:p w14:paraId="03D2D64C" w14:textId="77777777" w:rsidR="007661D1" w:rsidRDefault="007661D1" w:rsidP="007661D1">
            <w:pPr>
              <w:spacing w:before="0" w:after="0"/>
              <w:jc w:val="left"/>
            </w:pPr>
          </w:p>
        </w:tc>
        <w:tc>
          <w:tcPr>
            <w:tcW w:w="7657" w:type="dxa"/>
          </w:tcPr>
          <w:p w14:paraId="4A73DB74" w14:textId="731A9E6B" w:rsidR="007661D1" w:rsidRDefault="007661D1" w:rsidP="007661D1">
            <w:pPr>
              <w:spacing w:before="0" w:after="0"/>
              <w:jc w:val="left"/>
            </w:pPr>
            <w:r>
              <w:t>Delete supplier</w:t>
            </w:r>
            <w:r w:rsidR="002E2DDD">
              <w:t xml:space="preserve"> details</w:t>
            </w:r>
          </w:p>
        </w:tc>
      </w:tr>
      <w:tr w:rsidR="007661D1" w14:paraId="210E08AE" w14:textId="77777777" w:rsidTr="59D4F3AD">
        <w:tc>
          <w:tcPr>
            <w:tcW w:w="1693" w:type="dxa"/>
            <w:vMerge/>
          </w:tcPr>
          <w:p w14:paraId="660EA89B" w14:textId="77777777" w:rsidR="007661D1" w:rsidRDefault="007661D1" w:rsidP="007661D1">
            <w:pPr>
              <w:spacing w:before="0" w:after="0"/>
              <w:jc w:val="left"/>
            </w:pPr>
          </w:p>
        </w:tc>
        <w:tc>
          <w:tcPr>
            <w:tcW w:w="7657" w:type="dxa"/>
          </w:tcPr>
          <w:p w14:paraId="5B6732A0" w14:textId="32F35F32" w:rsidR="007661D1" w:rsidRDefault="007661D1" w:rsidP="007661D1">
            <w:pPr>
              <w:spacing w:before="0" w:after="0"/>
              <w:jc w:val="left"/>
            </w:pPr>
            <w:r>
              <w:t xml:space="preserve">Add </w:t>
            </w:r>
            <w:r w:rsidR="003C2789">
              <w:t xml:space="preserve">new </w:t>
            </w:r>
            <w:r w:rsidR="00501371">
              <w:t>power grid</w:t>
            </w:r>
            <w:r w:rsidR="00091E0E">
              <w:t xml:space="preserve"> details</w:t>
            </w:r>
          </w:p>
        </w:tc>
      </w:tr>
      <w:tr w:rsidR="007661D1" w14:paraId="6D30EDB2" w14:textId="77777777" w:rsidTr="59D4F3AD">
        <w:tc>
          <w:tcPr>
            <w:tcW w:w="1693" w:type="dxa"/>
            <w:vMerge/>
          </w:tcPr>
          <w:p w14:paraId="0EAF7D22" w14:textId="77777777" w:rsidR="007661D1" w:rsidRDefault="007661D1" w:rsidP="007661D1">
            <w:pPr>
              <w:spacing w:before="0" w:after="0"/>
              <w:jc w:val="left"/>
            </w:pPr>
          </w:p>
        </w:tc>
        <w:tc>
          <w:tcPr>
            <w:tcW w:w="7657" w:type="dxa"/>
          </w:tcPr>
          <w:p w14:paraId="7D6029CF" w14:textId="51E15BB0" w:rsidR="007661D1" w:rsidRDefault="003C2789" w:rsidP="007661D1">
            <w:pPr>
              <w:spacing w:before="0" w:after="0"/>
              <w:jc w:val="left"/>
            </w:pPr>
            <w:r>
              <w:t>View power grid</w:t>
            </w:r>
            <w:r w:rsidR="00091E0E">
              <w:t xml:space="preserve"> details</w:t>
            </w:r>
          </w:p>
        </w:tc>
      </w:tr>
      <w:tr w:rsidR="007661D1" w14:paraId="61E02F2A" w14:textId="77777777" w:rsidTr="59D4F3AD">
        <w:tc>
          <w:tcPr>
            <w:tcW w:w="1693" w:type="dxa"/>
            <w:vMerge/>
          </w:tcPr>
          <w:p w14:paraId="1BDF59D9" w14:textId="77777777" w:rsidR="007661D1" w:rsidRDefault="007661D1" w:rsidP="007661D1">
            <w:pPr>
              <w:spacing w:before="0" w:after="0"/>
              <w:jc w:val="left"/>
            </w:pPr>
          </w:p>
        </w:tc>
        <w:tc>
          <w:tcPr>
            <w:tcW w:w="7657" w:type="dxa"/>
          </w:tcPr>
          <w:p w14:paraId="6286A120" w14:textId="159AAEB3" w:rsidR="007661D1" w:rsidRDefault="003C2789" w:rsidP="007661D1">
            <w:pPr>
              <w:spacing w:before="0" w:after="0"/>
              <w:jc w:val="left"/>
            </w:pPr>
            <w:r>
              <w:t>Update power grid details</w:t>
            </w:r>
          </w:p>
        </w:tc>
      </w:tr>
      <w:tr w:rsidR="0048252C" w14:paraId="0244579A" w14:textId="77777777" w:rsidTr="59D4F3AD">
        <w:tc>
          <w:tcPr>
            <w:tcW w:w="1693" w:type="dxa"/>
            <w:vMerge/>
          </w:tcPr>
          <w:p w14:paraId="2909EFAF" w14:textId="77777777" w:rsidR="0048252C" w:rsidRDefault="0048252C" w:rsidP="00915E7C">
            <w:pPr>
              <w:spacing w:before="0" w:after="0"/>
              <w:jc w:val="left"/>
            </w:pPr>
          </w:p>
        </w:tc>
        <w:tc>
          <w:tcPr>
            <w:tcW w:w="7657" w:type="dxa"/>
          </w:tcPr>
          <w:p w14:paraId="7D3CE570" w14:textId="5E3A5D6A" w:rsidR="0048252C" w:rsidRDefault="00986088" w:rsidP="00915E7C">
            <w:pPr>
              <w:spacing w:before="0" w:after="0"/>
              <w:jc w:val="left"/>
            </w:pPr>
            <w:r>
              <w:t xml:space="preserve">Delete power grid </w:t>
            </w:r>
            <w:r w:rsidR="002E2DDD">
              <w:t>details</w:t>
            </w:r>
          </w:p>
        </w:tc>
      </w:tr>
      <w:tr w:rsidR="00366923" w14:paraId="00B373BB" w14:textId="77777777" w:rsidTr="59D4F3AD">
        <w:tc>
          <w:tcPr>
            <w:tcW w:w="1693" w:type="dxa"/>
            <w:vMerge w:val="restart"/>
          </w:tcPr>
          <w:p w14:paraId="7F42821C" w14:textId="4B532F3E" w:rsidR="00366923" w:rsidRDefault="00366923" w:rsidP="009C710E">
            <w:pPr>
              <w:spacing w:before="0" w:after="0"/>
              <w:jc w:val="left"/>
            </w:pPr>
            <w:r>
              <w:t>Breakdown Service</w:t>
            </w:r>
          </w:p>
        </w:tc>
        <w:tc>
          <w:tcPr>
            <w:tcW w:w="7657" w:type="dxa"/>
          </w:tcPr>
          <w:p w14:paraId="35866A94" w14:textId="795D661A" w:rsidR="00366923" w:rsidRDefault="00366923" w:rsidP="009C710E">
            <w:pPr>
              <w:spacing w:before="0" w:after="0"/>
              <w:jc w:val="left"/>
            </w:pPr>
            <w:r>
              <w:t xml:space="preserve">Add </w:t>
            </w:r>
            <w:r w:rsidR="00881252">
              <w:t>breakdown complains</w:t>
            </w:r>
          </w:p>
        </w:tc>
      </w:tr>
      <w:tr w:rsidR="00366923" w14:paraId="08E5940A" w14:textId="77777777" w:rsidTr="59D4F3AD">
        <w:tc>
          <w:tcPr>
            <w:tcW w:w="1693" w:type="dxa"/>
            <w:vMerge/>
          </w:tcPr>
          <w:p w14:paraId="7F6B76BD" w14:textId="77777777" w:rsidR="00366923" w:rsidRDefault="00366923" w:rsidP="009C710E">
            <w:pPr>
              <w:spacing w:before="0" w:after="0"/>
              <w:jc w:val="left"/>
            </w:pPr>
          </w:p>
        </w:tc>
        <w:tc>
          <w:tcPr>
            <w:tcW w:w="7657" w:type="dxa"/>
          </w:tcPr>
          <w:p w14:paraId="58B73E80" w14:textId="5BA82DC0" w:rsidR="00366923" w:rsidRDefault="00366923" w:rsidP="009C710E">
            <w:pPr>
              <w:spacing w:before="0" w:after="0"/>
              <w:jc w:val="left"/>
            </w:pPr>
            <w:r>
              <w:t xml:space="preserve">View </w:t>
            </w:r>
            <w:r w:rsidR="00881252">
              <w:t>breakdown complains</w:t>
            </w:r>
          </w:p>
        </w:tc>
      </w:tr>
      <w:tr w:rsidR="00366923" w14:paraId="3A39CAB6" w14:textId="77777777" w:rsidTr="59D4F3AD">
        <w:tc>
          <w:tcPr>
            <w:tcW w:w="1693" w:type="dxa"/>
            <w:vMerge/>
          </w:tcPr>
          <w:p w14:paraId="6A6CE772" w14:textId="77777777" w:rsidR="00366923" w:rsidRDefault="00366923" w:rsidP="009C710E">
            <w:pPr>
              <w:spacing w:before="0" w:after="0"/>
              <w:jc w:val="left"/>
            </w:pPr>
          </w:p>
        </w:tc>
        <w:tc>
          <w:tcPr>
            <w:tcW w:w="7657" w:type="dxa"/>
          </w:tcPr>
          <w:p w14:paraId="6EF7F9DF" w14:textId="1D59A498" w:rsidR="00366923" w:rsidRDefault="00366923" w:rsidP="009C710E">
            <w:pPr>
              <w:spacing w:before="0" w:after="0"/>
              <w:jc w:val="left"/>
            </w:pPr>
            <w:r>
              <w:t xml:space="preserve">Update </w:t>
            </w:r>
            <w:r w:rsidR="00881252">
              <w:t>breakdown complains details</w:t>
            </w:r>
          </w:p>
        </w:tc>
      </w:tr>
      <w:tr w:rsidR="00366923" w14:paraId="5F40AA7B" w14:textId="77777777" w:rsidTr="59D4F3AD">
        <w:tc>
          <w:tcPr>
            <w:tcW w:w="1693" w:type="dxa"/>
            <w:vMerge/>
          </w:tcPr>
          <w:p w14:paraId="562274C5" w14:textId="77777777" w:rsidR="00366923" w:rsidRDefault="00366923" w:rsidP="009C710E">
            <w:pPr>
              <w:spacing w:before="0" w:after="0"/>
              <w:jc w:val="left"/>
            </w:pPr>
          </w:p>
        </w:tc>
        <w:tc>
          <w:tcPr>
            <w:tcW w:w="7657" w:type="dxa"/>
          </w:tcPr>
          <w:p w14:paraId="02E67C71" w14:textId="220EED26" w:rsidR="00366923" w:rsidRDefault="00366923" w:rsidP="009C710E">
            <w:pPr>
              <w:spacing w:before="0" w:after="0"/>
              <w:jc w:val="left"/>
            </w:pPr>
            <w:r>
              <w:t xml:space="preserve">Delete </w:t>
            </w:r>
            <w:r w:rsidR="00881252">
              <w:t>breakdown complains</w:t>
            </w:r>
          </w:p>
        </w:tc>
      </w:tr>
      <w:tr w:rsidR="00366923" w14:paraId="3968A996" w14:textId="77777777" w:rsidTr="59D4F3AD">
        <w:tc>
          <w:tcPr>
            <w:tcW w:w="1693" w:type="dxa"/>
            <w:vMerge/>
          </w:tcPr>
          <w:p w14:paraId="4ED909B3" w14:textId="77777777" w:rsidR="00366923" w:rsidRDefault="00366923" w:rsidP="009C710E">
            <w:pPr>
              <w:spacing w:before="0" w:after="0"/>
              <w:jc w:val="left"/>
            </w:pPr>
          </w:p>
        </w:tc>
        <w:tc>
          <w:tcPr>
            <w:tcW w:w="7657" w:type="dxa"/>
          </w:tcPr>
          <w:p w14:paraId="775600C6" w14:textId="525CF3EE" w:rsidR="00366923" w:rsidRDefault="00881252" w:rsidP="009C710E">
            <w:pPr>
              <w:spacing w:before="0" w:after="0"/>
              <w:jc w:val="left"/>
            </w:pPr>
            <w:r>
              <w:t>Update status of the breakdown</w:t>
            </w:r>
          </w:p>
        </w:tc>
      </w:tr>
    </w:tbl>
    <w:p w14:paraId="57AF7651" w14:textId="2A5E9FA1" w:rsidR="00972008" w:rsidRDefault="00972008" w:rsidP="00FF43BF"/>
    <w:p w14:paraId="3ACCC2A7" w14:textId="0EC085F9" w:rsidR="006E55BA" w:rsidRDefault="00D976B2" w:rsidP="00FF69F2">
      <w:pPr>
        <w:pStyle w:val="Heading3"/>
        <w:ind w:left="360"/>
      </w:pPr>
      <w:bookmarkStart w:id="8" w:name="_Toc70154494"/>
      <w:r>
        <w:t xml:space="preserve">         5</w:t>
      </w:r>
      <w:r w:rsidR="00FF69F2">
        <w:t>.2.2. Non</w:t>
      </w:r>
      <w:r w:rsidR="006E55BA">
        <w:t>-functional Requirement</w:t>
      </w:r>
      <w:r w:rsidR="0088510A">
        <w:t>s</w:t>
      </w:r>
      <w:bookmarkEnd w:id="8"/>
    </w:p>
    <w:p w14:paraId="376118D1" w14:textId="2A5E9FA1" w:rsidR="00D02795" w:rsidRDefault="00D02795" w:rsidP="00D02795">
      <w:pPr>
        <w:pStyle w:val="Default"/>
        <w:rPr>
          <w:b/>
          <w:bCs/>
          <w:sz w:val="23"/>
          <w:szCs w:val="23"/>
        </w:rPr>
      </w:pPr>
    </w:p>
    <w:p w14:paraId="22F9D52B" w14:textId="2A5E9FA1" w:rsidR="00D02795" w:rsidRDefault="00D02795" w:rsidP="00D02795">
      <w:pPr>
        <w:pStyle w:val="Default"/>
        <w:rPr>
          <w:b/>
          <w:bCs/>
          <w:sz w:val="23"/>
          <w:szCs w:val="23"/>
        </w:rPr>
      </w:pPr>
      <w:r>
        <w:rPr>
          <w:b/>
          <w:bCs/>
          <w:sz w:val="23"/>
          <w:szCs w:val="23"/>
        </w:rPr>
        <w:t xml:space="preserve">Availability </w:t>
      </w:r>
    </w:p>
    <w:p w14:paraId="686E8601" w14:textId="77777777" w:rsidR="00DC6831" w:rsidRDefault="00DC6831" w:rsidP="00D02795">
      <w:pPr>
        <w:pStyle w:val="Default"/>
        <w:rPr>
          <w:sz w:val="23"/>
          <w:szCs w:val="23"/>
        </w:rPr>
      </w:pPr>
    </w:p>
    <w:p w14:paraId="20173A48" w14:textId="6CDFE7B1" w:rsidR="00FA21B7" w:rsidRDefault="00087E9E" w:rsidP="0054559E">
      <w:pPr>
        <w:pStyle w:val="Default"/>
        <w:jc w:val="both"/>
        <w:rPr>
          <w:sz w:val="23"/>
          <w:szCs w:val="23"/>
        </w:rPr>
      </w:pPr>
      <w:r w:rsidRPr="00087E9E">
        <w:rPr>
          <w:sz w:val="23"/>
          <w:szCs w:val="23"/>
        </w:rPr>
        <w:t>Other than during system maintenance, online</w:t>
      </w:r>
      <w:r w:rsidR="00D02795">
        <w:rPr>
          <w:sz w:val="23"/>
          <w:szCs w:val="23"/>
        </w:rPr>
        <w:t xml:space="preserve"> services should </w:t>
      </w:r>
      <w:proofErr w:type="gramStart"/>
      <w:r w:rsidR="00D02795">
        <w:rPr>
          <w:sz w:val="23"/>
          <w:szCs w:val="23"/>
        </w:rPr>
        <w:t xml:space="preserve">be available and accessible at </w:t>
      </w:r>
      <w:r w:rsidRPr="00087E9E">
        <w:rPr>
          <w:sz w:val="23"/>
          <w:szCs w:val="23"/>
        </w:rPr>
        <w:t>all times</w:t>
      </w:r>
      <w:proofErr w:type="gramEnd"/>
      <w:r w:rsidRPr="00087E9E">
        <w:rPr>
          <w:sz w:val="23"/>
          <w:szCs w:val="23"/>
        </w:rPr>
        <w:t>.</w:t>
      </w:r>
      <w:r>
        <w:rPr>
          <w:sz w:val="23"/>
          <w:szCs w:val="23"/>
        </w:rPr>
        <w:t xml:space="preserve"> </w:t>
      </w:r>
      <w:r w:rsidR="00820B32">
        <w:rPr>
          <w:sz w:val="23"/>
          <w:szCs w:val="23"/>
        </w:rPr>
        <w:t>E</w:t>
      </w:r>
      <w:r w:rsidRPr="00087E9E">
        <w:rPr>
          <w:sz w:val="23"/>
          <w:szCs w:val="23"/>
        </w:rPr>
        <w:t>xcept when inter-service communication is vital to fulfill</w:t>
      </w:r>
      <w:r w:rsidR="00CD13C3">
        <w:rPr>
          <w:sz w:val="23"/>
          <w:szCs w:val="23"/>
        </w:rPr>
        <w:t>ing</w:t>
      </w:r>
      <w:r w:rsidRPr="00087E9E">
        <w:rPr>
          <w:sz w:val="23"/>
          <w:szCs w:val="23"/>
        </w:rPr>
        <w:t xml:space="preserve"> a functional requirement, a particular service should run correctly even if another web service in the system is down or under maintenance.</w:t>
      </w:r>
    </w:p>
    <w:p w14:paraId="352862C6" w14:textId="77777777" w:rsidR="005E24D6" w:rsidRDefault="005E24D6" w:rsidP="00087E9E">
      <w:pPr>
        <w:pStyle w:val="Default"/>
        <w:rPr>
          <w:sz w:val="23"/>
          <w:szCs w:val="23"/>
        </w:rPr>
      </w:pPr>
    </w:p>
    <w:p w14:paraId="20644B49" w14:textId="7317BB16" w:rsidR="00D02795" w:rsidRDefault="00D02795" w:rsidP="00D02795">
      <w:pPr>
        <w:pStyle w:val="Default"/>
        <w:rPr>
          <w:b/>
          <w:bCs/>
          <w:sz w:val="23"/>
          <w:szCs w:val="23"/>
        </w:rPr>
      </w:pPr>
      <w:r>
        <w:rPr>
          <w:b/>
          <w:bCs/>
          <w:sz w:val="23"/>
          <w:szCs w:val="23"/>
        </w:rPr>
        <w:t xml:space="preserve">Maintainability </w:t>
      </w:r>
    </w:p>
    <w:p w14:paraId="1B97C606" w14:textId="77777777" w:rsidR="000A1826" w:rsidRDefault="000A1826" w:rsidP="00D02795">
      <w:pPr>
        <w:pStyle w:val="Default"/>
        <w:rPr>
          <w:sz w:val="23"/>
          <w:szCs w:val="23"/>
        </w:rPr>
      </w:pPr>
    </w:p>
    <w:p w14:paraId="65DA218E" w14:textId="0B1F259E" w:rsidR="000A1826" w:rsidRDefault="006C1BF7" w:rsidP="00896DC0">
      <w:pPr>
        <w:pStyle w:val="Default"/>
        <w:jc w:val="both"/>
        <w:rPr>
          <w:sz w:val="23"/>
          <w:szCs w:val="23"/>
        </w:rPr>
      </w:pPr>
      <w:r w:rsidRPr="006C1BF7">
        <w:rPr>
          <w:sz w:val="23"/>
          <w:szCs w:val="23"/>
        </w:rPr>
        <w:t xml:space="preserve">API documentation </w:t>
      </w:r>
      <w:r w:rsidR="007D0B30">
        <w:rPr>
          <w:sz w:val="23"/>
          <w:szCs w:val="23"/>
        </w:rPr>
        <w:t>of the web services</w:t>
      </w:r>
      <w:r w:rsidRPr="006C1BF7">
        <w:rPr>
          <w:sz w:val="23"/>
          <w:szCs w:val="23"/>
        </w:rPr>
        <w:t xml:space="preserve"> should be well-written and understandable by users or developers who implement client programs to communicate with the services and should support proper troubleshooting methods, media types consumed by </w:t>
      </w:r>
      <w:r w:rsidR="001D0881">
        <w:rPr>
          <w:sz w:val="23"/>
          <w:szCs w:val="23"/>
        </w:rPr>
        <w:t>endpoints</w:t>
      </w:r>
      <w:r w:rsidRPr="006C1BF7">
        <w:rPr>
          <w:sz w:val="23"/>
          <w:szCs w:val="23"/>
        </w:rPr>
        <w:t>, and URI formats</w:t>
      </w:r>
      <w:proofErr w:type="gramStart"/>
      <w:r w:rsidRPr="006C1BF7">
        <w:rPr>
          <w:sz w:val="23"/>
          <w:szCs w:val="23"/>
        </w:rPr>
        <w:t>. .</w:t>
      </w:r>
      <w:proofErr w:type="gramEnd"/>
    </w:p>
    <w:p w14:paraId="3D44BCEC" w14:textId="4AE978BD" w:rsidR="00F25EC7" w:rsidRDefault="00F25EC7" w:rsidP="00D02795">
      <w:pPr>
        <w:pStyle w:val="Default"/>
        <w:rPr>
          <w:sz w:val="23"/>
          <w:szCs w:val="23"/>
        </w:rPr>
      </w:pPr>
    </w:p>
    <w:p w14:paraId="0C04A36D" w14:textId="4AE978BD" w:rsidR="00F25EC7" w:rsidRDefault="00F25EC7" w:rsidP="00F25EC7">
      <w:pPr>
        <w:pStyle w:val="Default"/>
        <w:rPr>
          <w:sz w:val="23"/>
          <w:szCs w:val="23"/>
        </w:rPr>
      </w:pPr>
      <w:r>
        <w:rPr>
          <w:b/>
          <w:bCs/>
          <w:sz w:val="23"/>
          <w:szCs w:val="23"/>
        </w:rPr>
        <w:t xml:space="preserve">Reliability </w:t>
      </w:r>
    </w:p>
    <w:p w14:paraId="28FE410D" w14:textId="4AE978BD" w:rsidR="00F25EC7" w:rsidRDefault="00F25EC7" w:rsidP="00F25EC7">
      <w:pPr>
        <w:pStyle w:val="Default"/>
        <w:rPr>
          <w:sz w:val="23"/>
          <w:szCs w:val="23"/>
        </w:rPr>
      </w:pPr>
    </w:p>
    <w:p w14:paraId="0D7AE954" w14:textId="0EC2A6EC" w:rsidR="00FA21B7" w:rsidRDefault="00F25EC7" w:rsidP="00107A3C">
      <w:pPr>
        <w:pStyle w:val="Default"/>
        <w:jc w:val="both"/>
        <w:rPr>
          <w:sz w:val="23"/>
          <w:szCs w:val="23"/>
        </w:rPr>
      </w:pPr>
      <w:r>
        <w:rPr>
          <w:sz w:val="23"/>
          <w:szCs w:val="23"/>
        </w:rPr>
        <w:t xml:space="preserve">The web services should have </w:t>
      </w:r>
      <w:r w:rsidR="00A41FE8">
        <w:rPr>
          <w:sz w:val="23"/>
          <w:szCs w:val="23"/>
        </w:rPr>
        <w:t xml:space="preserve">necessary </w:t>
      </w:r>
      <w:r>
        <w:rPr>
          <w:sz w:val="23"/>
          <w:szCs w:val="23"/>
        </w:rPr>
        <w:t xml:space="preserve">backup features in case of an emergency, and it should support alternating the databases and should provide </w:t>
      </w:r>
      <w:r w:rsidR="00187518">
        <w:rPr>
          <w:sz w:val="23"/>
          <w:szCs w:val="23"/>
        </w:rPr>
        <w:t xml:space="preserve">the </w:t>
      </w:r>
      <w:r w:rsidR="00A41FE8">
        <w:rPr>
          <w:sz w:val="23"/>
          <w:szCs w:val="23"/>
        </w:rPr>
        <w:t>required privileges</w:t>
      </w:r>
      <w:r>
        <w:rPr>
          <w:sz w:val="23"/>
          <w:szCs w:val="23"/>
        </w:rPr>
        <w:t xml:space="preserve"> to do so accordingly. Each web service is preferred to use its databases</w:t>
      </w:r>
      <w:r w:rsidR="00187518">
        <w:rPr>
          <w:sz w:val="23"/>
          <w:szCs w:val="23"/>
        </w:rPr>
        <w:t xml:space="preserve"> and tables</w:t>
      </w:r>
      <w:r>
        <w:rPr>
          <w:sz w:val="23"/>
          <w:szCs w:val="23"/>
        </w:rPr>
        <w:t xml:space="preserve"> to minimize data transfer delays. In case of an </w:t>
      </w:r>
      <w:r w:rsidR="00C4723B">
        <w:rPr>
          <w:sz w:val="23"/>
          <w:szCs w:val="23"/>
        </w:rPr>
        <w:t xml:space="preserve">external </w:t>
      </w:r>
      <w:r>
        <w:rPr>
          <w:sz w:val="23"/>
          <w:szCs w:val="23"/>
        </w:rPr>
        <w:t>attack, the user service should be able to handle user</w:t>
      </w:r>
      <w:r w:rsidR="00877486">
        <w:rPr>
          <w:sz w:val="23"/>
          <w:szCs w:val="23"/>
        </w:rPr>
        <w:t xml:space="preserve"> </w:t>
      </w:r>
      <w:r>
        <w:rPr>
          <w:sz w:val="23"/>
          <w:szCs w:val="23"/>
        </w:rPr>
        <w:t xml:space="preserve">accounts accordingly in a way that will minimize the system downtime. </w:t>
      </w:r>
    </w:p>
    <w:p w14:paraId="79ECEFC9" w14:textId="77777777" w:rsidR="000B79C9" w:rsidRDefault="000B79C9" w:rsidP="00107A3C">
      <w:pPr>
        <w:pStyle w:val="Default"/>
        <w:jc w:val="both"/>
        <w:rPr>
          <w:sz w:val="23"/>
          <w:szCs w:val="23"/>
        </w:rPr>
      </w:pPr>
    </w:p>
    <w:p w14:paraId="657212CA" w14:textId="5A6FCBDD" w:rsidR="00D02795" w:rsidRDefault="00D02795" w:rsidP="00D02795">
      <w:pPr>
        <w:pStyle w:val="Default"/>
        <w:rPr>
          <w:b/>
          <w:bCs/>
          <w:sz w:val="23"/>
          <w:szCs w:val="23"/>
        </w:rPr>
      </w:pPr>
      <w:r>
        <w:rPr>
          <w:b/>
          <w:bCs/>
          <w:sz w:val="23"/>
          <w:szCs w:val="23"/>
        </w:rPr>
        <w:t>Portability</w:t>
      </w:r>
    </w:p>
    <w:p w14:paraId="51E3E54F" w14:textId="77777777" w:rsidR="00DC6831" w:rsidRDefault="00DC6831" w:rsidP="00D02795">
      <w:pPr>
        <w:pStyle w:val="Default"/>
        <w:rPr>
          <w:sz w:val="23"/>
          <w:szCs w:val="23"/>
        </w:rPr>
      </w:pPr>
    </w:p>
    <w:p w14:paraId="188F791A" w14:textId="65398918" w:rsidR="0096535A" w:rsidRDefault="006F6A5D" w:rsidP="00896DC0">
      <w:pPr>
        <w:pStyle w:val="Default"/>
        <w:jc w:val="both"/>
        <w:rPr>
          <w:sz w:val="23"/>
          <w:szCs w:val="23"/>
        </w:rPr>
      </w:pPr>
      <w:r w:rsidRPr="006F6A5D">
        <w:rPr>
          <w:sz w:val="23"/>
          <w:szCs w:val="23"/>
        </w:rPr>
        <w:t>Regardless of the language or technology stack used to create client programs, any sort</w:t>
      </w:r>
      <w:r w:rsidR="003F191F">
        <w:rPr>
          <w:sz w:val="23"/>
          <w:szCs w:val="23"/>
        </w:rPr>
        <w:t xml:space="preserve"> of client program should be able to call API end points and request information from web services</w:t>
      </w:r>
      <w:r w:rsidRPr="006F6A5D">
        <w:rPr>
          <w:sz w:val="23"/>
          <w:szCs w:val="23"/>
        </w:rPr>
        <w:t>.</w:t>
      </w:r>
    </w:p>
    <w:p w14:paraId="0BD9061D" w14:textId="77777777" w:rsidR="00B41714" w:rsidRDefault="00B41714" w:rsidP="00D02795">
      <w:pPr>
        <w:pStyle w:val="Default"/>
        <w:rPr>
          <w:b/>
          <w:bCs/>
          <w:sz w:val="23"/>
          <w:szCs w:val="23"/>
        </w:rPr>
      </w:pPr>
    </w:p>
    <w:p w14:paraId="12AABBDB" w14:textId="0CA0B1FE" w:rsidR="00D02795" w:rsidRDefault="00D02795" w:rsidP="00D02795">
      <w:pPr>
        <w:pStyle w:val="Default"/>
        <w:rPr>
          <w:b/>
          <w:bCs/>
          <w:sz w:val="23"/>
          <w:szCs w:val="23"/>
        </w:rPr>
      </w:pPr>
      <w:r>
        <w:rPr>
          <w:b/>
          <w:bCs/>
          <w:sz w:val="23"/>
          <w:szCs w:val="23"/>
        </w:rPr>
        <w:t xml:space="preserve">Security </w:t>
      </w:r>
    </w:p>
    <w:p w14:paraId="2018B916" w14:textId="77777777" w:rsidR="0096535A" w:rsidRDefault="0096535A" w:rsidP="00D02795">
      <w:pPr>
        <w:pStyle w:val="Default"/>
        <w:rPr>
          <w:sz w:val="23"/>
          <w:szCs w:val="23"/>
        </w:rPr>
      </w:pPr>
    </w:p>
    <w:p w14:paraId="279EDB23" w14:textId="5569C7CD" w:rsidR="00D02795" w:rsidRDefault="00D02795" w:rsidP="30B6B6BD">
      <w:pPr>
        <w:pStyle w:val="Default"/>
        <w:jc w:val="both"/>
        <w:rPr>
          <w:sz w:val="23"/>
          <w:szCs w:val="23"/>
        </w:rPr>
      </w:pPr>
      <w:r>
        <w:rPr>
          <w:sz w:val="23"/>
          <w:szCs w:val="23"/>
        </w:rPr>
        <w:t xml:space="preserve">All user credentials and stored data must be secured and organized </w:t>
      </w:r>
      <w:r w:rsidR="051D6227" w:rsidRPr="3BAD957A">
        <w:rPr>
          <w:sz w:val="23"/>
          <w:szCs w:val="23"/>
        </w:rPr>
        <w:t>so</w:t>
      </w:r>
      <w:r>
        <w:rPr>
          <w:sz w:val="23"/>
          <w:szCs w:val="23"/>
        </w:rPr>
        <w:t xml:space="preserve"> that only system administrators and </w:t>
      </w:r>
      <w:r w:rsidR="00197AFB">
        <w:rPr>
          <w:sz w:val="23"/>
          <w:szCs w:val="23"/>
        </w:rPr>
        <w:t>authorized</w:t>
      </w:r>
      <w:r>
        <w:rPr>
          <w:sz w:val="23"/>
          <w:szCs w:val="23"/>
        </w:rPr>
        <w:t xml:space="preserve"> users can </w:t>
      </w:r>
      <w:r w:rsidR="00197AFB">
        <w:rPr>
          <w:sz w:val="23"/>
          <w:szCs w:val="23"/>
        </w:rPr>
        <w:t xml:space="preserve">view or </w:t>
      </w:r>
      <w:r>
        <w:rPr>
          <w:sz w:val="23"/>
          <w:szCs w:val="23"/>
        </w:rPr>
        <w:t>alter them.</w:t>
      </w:r>
      <w:r w:rsidR="051D6227" w:rsidRPr="0797BE95">
        <w:rPr>
          <w:sz w:val="23"/>
          <w:szCs w:val="23"/>
        </w:rPr>
        <w:t xml:space="preserve"> </w:t>
      </w:r>
      <w:r w:rsidR="58FD9911" w:rsidRPr="21D56437">
        <w:rPr>
          <w:sz w:val="23"/>
          <w:szCs w:val="23"/>
        </w:rPr>
        <w:t>When the password</w:t>
      </w:r>
      <w:r w:rsidR="75B0BD1D" w:rsidRPr="21D56437">
        <w:rPr>
          <w:sz w:val="23"/>
          <w:szCs w:val="23"/>
        </w:rPr>
        <w:t xml:space="preserve"> </w:t>
      </w:r>
      <w:r w:rsidR="58FD9911" w:rsidRPr="21D56437">
        <w:rPr>
          <w:sz w:val="23"/>
          <w:szCs w:val="23"/>
        </w:rPr>
        <w:t xml:space="preserve">is </w:t>
      </w:r>
      <w:r w:rsidR="58FD9911" w:rsidRPr="06BB5D97">
        <w:rPr>
          <w:sz w:val="23"/>
          <w:szCs w:val="23"/>
        </w:rPr>
        <w:t xml:space="preserve">forgotten, </w:t>
      </w:r>
      <w:r w:rsidR="00FC5055">
        <w:rPr>
          <w:sz w:val="23"/>
          <w:szCs w:val="23"/>
        </w:rPr>
        <w:t>user</w:t>
      </w:r>
      <w:r w:rsidR="58FD9911" w:rsidRPr="06BB5D97">
        <w:rPr>
          <w:sz w:val="23"/>
          <w:szCs w:val="23"/>
        </w:rPr>
        <w:t xml:space="preserve"> can </w:t>
      </w:r>
      <w:r w:rsidR="00FC5055">
        <w:rPr>
          <w:sz w:val="23"/>
          <w:szCs w:val="23"/>
        </w:rPr>
        <w:t xml:space="preserve">reset </w:t>
      </w:r>
      <w:r w:rsidR="00553488">
        <w:rPr>
          <w:sz w:val="23"/>
          <w:szCs w:val="23"/>
        </w:rPr>
        <w:t>the</w:t>
      </w:r>
      <w:r w:rsidR="58FD9911" w:rsidRPr="06BB5D97">
        <w:rPr>
          <w:sz w:val="23"/>
          <w:szCs w:val="23"/>
        </w:rPr>
        <w:t xml:space="preserve"> password by </w:t>
      </w:r>
      <w:r w:rsidR="00553488">
        <w:rPr>
          <w:sz w:val="23"/>
          <w:szCs w:val="23"/>
        </w:rPr>
        <w:t>provi</w:t>
      </w:r>
      <w:r w:rsidR="00335B54">
        <w:rPr>
          <w:sz w:val="23"/>
          <w:szCs w:val="23"/>
        </w:rPr>
        <w:t>ding user’s</w:t>
      </w:r>
      <w:r w:rsidR="58FD9911" w:rsidRPr="06BB5D97">
        <w:rPr>
          <w:sz w:val="23"/>
          <w:szCs w:val="23"/>
        </w:rPr>
        <w:t xml:space="preserve"> reset code</w:t>
      </w:r>
      <w:r w:rsidR="00335B54">
        <w:rPr>
          <w:sz w:val="23"/>
          <w:szCs w:val="23"/>
        </w:rPr>
        <w:t xml:space="preserve"> and new password</w:t>
      </w:r>
      <w:r w:rsidR="00335B54" w:rsidRPr="3D7520FC">
        <w:rPr>
          <w:sz w:val="23"/>
          <w:szCs w:val="23"/>
        </w:rPr>
        <w:t>.</w:t>
      </w:r>
    </w:p>
    <w:p w14:paraId="45F90186" w14:textId="04190643" w:rsidR="00D02795" w:rsidRDefault="00D02795" w:rsidP="30B6B6BD">
      <w:pPr>
        <w:pStyle w:val="Default"/>
        <w:jc w:val="both"/>
        <w:rPr>
          <w:sz w:val="23"/>
          <w:szCs w:val="23"/>
        </w:rPr>
      </w:pPr>
    </w:p>
    <w:p w14:paraId="58CDF4B5" w14:textId="4405F12C" w:rsidR="00D02795" w:rsidRDefault="00D02795" w:rsidP="30B6B6BD">
      <w:pPr>
        <w:pStyle w:val="Default"/>
        <w:jc w:val="both"/>
        <w:rPr>
          <w:sz w:val="23"/>
          <w:szCs w:val="23"/>
        </w:rPr>
      </w:pPr>
    </w:p>
    <w:p w14:paraId="75B08C18" w14:textId="7407723E" w:rsidR="00D02795" w:rsidRDefault="00197AFB" w:rsidP="6DEA4C53">
      <w:pPr>
        <w:pStyle w:val="Default"/>
        <w:jc w:val="both"/>
        <w:rPr>
          <w:sz w:val="23"/>
          <w:szCs w:val="23"/>
        </w:rPr>
      </w:pPr>
      <w:r w:rsidRPr="30B6B6BD">
        <w:rPr>
          <w:sz w:val="23"/>
          <w:szCs w:val="23"/>
        </w:rPr>
        <w:t xml:space="preserve"> </w:t>
      </w:r>
      <w:r w:rsidR="00D02795" w:rsidRPr="30B6B6BD">
        <w:rPr>
          <w:b/>
          <w:bCs/>
          <w:sz w:val="23"/>
          <w:szCs w:val="23"/>
        </w:rPr>
        <w:t xml:space="preserve">Usability </w:t>
      </w:r>
    </w:p>
    <w:p w14:paraId="52AB27DC" w14:textId="6DF0852C" w:rsidR="008D706E" w:rsidRPr="000025C9" w:rsidRDefault="00D02795" w:rsidP="00BB366E">
      <w:pPr>
        <w:rPr>
          <w:sz w:val="23"/>
          <w:szCs w:val="23"/>
        </w:rPr>
      </w:pPr>
      <w:r>
        <w:rPr>
          <w:sz w:val="23"/>
          <w:szCs w:val="23"/>
        </w:rPr>
        <w:t>An eas</w:t>
      </w:r>
      <w:r w:rsidR="00933BB3">
        <w:rPr>
          <w:sz w:val="23"/>
          <w:szCs w:val="23"/>
        </w:rPr>
        <w:t>ily usable</w:t>
      </w:r>
      <w:r>
        <w:rPr>
          <w:sz w:val="23"/>
          <w:szCs w:val="23"/>
        </w:rPr>
        <w:t xml:space="preserve"> </w:t>
      </w:r>
      <w:r w:rsidR="002250AF">
        <w:rPr>
          <w:sz w:val="23"/>
          <w:szCs w:val="23"/>
        </w:rPr>
        <w:t>URI format</w:t>
      </w:r>
      <w:r>
        <w:rPr>
          <w:sz w:val="23"/>
          <w:szCs w:val="23"/>
        </w:rPr>
        <w:t xml:space="preserve"> should be designed and implemented for the </w:t>
      </w:r>
      <w:r w:rsidR="002250AF">
        <w:rPr>
          <w:sz w:val="23"/>
          <w:szCs w:val="23"/>
        </w:rPr>
        <w:t>endpoints</w:t>
      </w:r>
      <w:r>
        <w:rPr>
          <w:sz w:val="23"/>
          <w:szCs w:val="23"/>
        </w:rPr>
        <w:t xml:space="preserve"> of the </w:t>
      </w:r>
      <w:r w:rsidR="002250AF">
        <w:rPr>
          <w:sz w:val="23"/>
          <w:szCs w:val="23"/>
        </w:rPr>
        <w:t>web service APIs</w:t>
      </w:r>
      <w:r>
        <w:rPr>
          <w:sz w:val="23"/>
          <w:szCs w:val="23"/>
        </w:rPr>
        <w:t xml:space="preserve">, which can be easily comprehended by </w:t>
      </w:r>
      <w:r w:rsidR="00C028C5">
        <w:rPr>
          <w:sz w:val="23"/>
          <w:szCs w:val="23"/>
        </w:rPr>
        <w:t xml:space="preserve">the system </w:t>
      </w:r>
      <w:r>
        <w:rPr>
          <w:sz w:val="23"/>
          <w:szCs w:val="23"/>
        </w:rPr>
        <w:t xml:space="preserve">users </w:t>
      </w:r>
      <w:r w:rsidR="002250AF">
        <w:rPr>
          <w:sz w:val="23"/>
          <w:szCs w:val="23"/>
        </w:rPr>
        <w:t>or client applications.</w:t>
      </w:r>
    </w:p>
    <w:p w14:paraId="25CB2393" w14:textId="533D2E96" w:rsidR="00BB366E" w:rsidRDefault="00D976B2" w:rsidP="00FF69F2">
      <w:pPr>
        <w:pStyle w:val="Heading3"/>
        <w:ind w:left="360"/>
      </w:pPr>
      <w:bookmarkStart w:id="9" w:name="_Toc70154495"/>
      <w:r>
        <w:lastRenderedPageBreak/>
        <w:t xml:space="preserve">          5</w:t>
      </w:r>
      <w:r w:rsidR="00FF69F2">
        <w:t>.2.3. Technical</w:t>
      </w:r>
      <w:r w:rsidR="00BB366E">
        <w:t xml:space="preserve"> Requirement</w:t>
      </w:r>
      <w:r w:rsidR="0088510A">
        <w:t>s</w:t>
      </w:r>
      <w:bookmarkEnd w:id="9"/>
    </w:p>
    <w:p w14:paraId="0B06B46D" w14:textId="77777777" w:rsidR="001F51F4" w:rsidRPr="001F51F4" w:rsidRDefault="001F51F4" w:rsidP="001F51F4"/>
    <w:p w14:paraId="05D41F5E" w14:textId="2A5E9FA1" w:rsidR="00F95C17" w:rsidRDefault="00F95C17" w:rsidP="00D50C1A">
      <w:pPr>
        <w:pStyle w:val="ListParagraph"/>
        <w:numPr>
          <w:ilvl w:val="0"/>
          <w:numId w:val="8"/>
        </w:numPr>
        <w:rPr>
          <w:sz w:val="23"/>
          <w:szCs w:val="23"/>
        </w:rPr>
      </w:pPr>
      <w:r w:rsidRPr="001F51F4">
        <w:rPr>
          <w:sz w:val="23"/>
          <w:szCs w:val="23"/>
        </w:rPr>
        <w:t>Technical requirements for the development of the web services are as follows.</w:t>
      </w:r>
    </w:p>
    <w:p w14:paraId="5FF905C5" w14:textId="77777777" w:rsidR="001F51F4" w:rsidRPr="001F51F4" w:rsidRDefault="001F51F4" w:rsidP="001F51F4">
      <w:pPr>
        <w:pStyle w:val="ListParagraph"/>
        <w:rPr>
          <w:sz w:val="23"/>
          <w:szCs w:val="23"/>
        </w:rPr>
      </w:pPr>
    </w:p>
    <w:p w14:paraId="74E63BC3" w14:textId="2EE99195" w:rsidR="00F95C17" w:rsidRPr="003E262D" w:rsidRDefault="00F95C17" w:rsidP="00F95C17">
      <w:pPr>
        <w:spacing w:before="0" w:after="0"/>
        <w:rPr>
          <w:sz w:val="23"/>
          <w:szCs w:val="23"/>
        </w:rPr>
      </w:pPr>
      <w:r w:rsidRPr="001F51F4">
        <w:rPr>
          <w:b/>
          <w:bCs/>
          <w:sz w:val="23"/>
          <w:szCs w:val="23"/>
        </w:rPr>
        <w:t>IDE:</w:t>
      </w:r>
      <w:r w:rsidRPr="003E262D">
        <w:rPr>
          <w:sz w:val="23"/>
          <w:szCs w:val="23"/>
        </w:rPr>
        <w:t xml:space="preserve"> </w:t>
      </w:r>
      <w:r w:rsidRPr="003E262D">
        <w:rPr>
          <w:sz w:val="23"/>
          <w:szCs w:val="23"/>
        </w:rPr>
        <w:tab/>
      </w:r>
      <w:r w:rsidRPr="003E262D">
        <w:rPr>
          <w:sz w:val="23"/>
          <w:szCs w:val="23"/>
        </w:rPr>
        <w:tab/>
      </w:r>
      <w:r w:rsidRPr="003E262D">
        <w:rPr>
          <w:sz w:val="23"/>
          <w:szCs w:val="23"/>
        </w:rPr>
        <w:tab/>
      </w:r>
      <w:r w:rsidRPr="003E262D">
        <w:rPr>
          <w:sz w:val="23"/>
          <w:szCs w:val="23"/>
        </w:rPr>
        <w:tab/>
        <w:t>Eclipse versions between 202</w:t>
      </w:r>
      <w:r w:rsidR="00C92D46" w:rsidRPr="003E262D">
        <w:rPr>
          <w:sz w:val="23"/>
          <w:szCs w:val="23"/>
        </w:rPr>
        <w:t>1</w:t>
      </w:r>
      <w:r w:rsidRPr="003E262D">
        <w:rPr>
          <w:sz w:val="23"/>
          <w:szCs w:val="23"/>
        </w:rPr>
        <w:t>.</w:t>
      </w:r>
      <w:r w:rsidR="00372DB6" w:rsidRPr="003E262D">
        <w:rPr>
          <w:sz w:val="23"/>
          <w:szCs w:val="23"/>
        </w:rPr>
        <w:t>3</w:t>
      </w:r>
      <w:r w:rsidRPr="003E262D">
        <w:rPr>
          <w:sz w:val="23"/>
          <w:szCs w:val="23"/>
        </w:rPr>
        <w:t xml:space="preserve"> and 202</w:t>
      </w:r>
      <w:r w:rsidR="006343BD" w:rsidRPr="003E262D">
        <w:rPr>
          <w:sz w:val="23"/>
          <w:szCs w:val="23"/>
        </w:rPr>
        <w:t>2</w:t>
      </w:r>
      <w:r w:rsidRPr="003E262D">
        <w:rPr>
          <w:sz w:val="23"/>
          <w:szCs w:val="23"/>
        </w:rPr>
        <w:t>.</w:t>
      </w:r>
      <w:r w:rsidR="006343BD" w:rsidRPr="003E262D">
        <w:rPr>
          <w:sz w:val="23"/>
          <w:szCs w:val="23"/>
        </w:rPr>
        <w:t>3</w:t>
      </w:r>
      <w:r w:rsidRPr="003E262D">
        <w:rPr>
          <w:sz w:val="23"/>
          <w:szCs w:val="23"/>
        </w:rPr>
        <w:t xml:space="preserve"> inclusive</w:t>
      </w:r>
    </w:p>
    <w:p w14:paraId="3799323C" w14:textId="23FCD4E4" w:rsidR="00F95C17" w:rsidRPr="003E262D" w:rsidRDefault="00F95C17" w:rsidP="00F95C17">
      <w:pPr>
        <w:spacing w:before="0" w:after="0"/>
        <w:rPr>
          <w:sz w:val="23"/>
          <w:szCs w:val="23"/>
        </w:rPr>
      </w:pPr>
      <w:r w:rsidRPr="001F51F4">
        <w:rPr>
          <w:b/>
          <w:bCs/>
          <w:sz w:val="23"/>
          <w:szCs w:val="23"/>
        </w:rPr>
        <w:t>Server:</w:t>
      </w:r>
      <w:r w:rsidRPr="003E262D">
        <w:rPr>
          <w:sz w:val="23"/>
          <w:szCs w:val="23"/>
        </w:rPr>
        <w:t xml:space="preserve"> </w:t>
      </w:r>
      <w:r w:rsidRPr="003E262D">
        <w:rPr>
          <w:sz w:val="23"/>
          <w:szCs w:val="23"/>
        </w:rPr>
        <w:tab/>
      </w:r>
      <w:r w:rsidRPr="003E262D">
        <w:rPr>
          <w:sz w:val="23"/>
          <w:szCs w:val="23"/>
        </w:rPr>
        <w:tab/>
      </w:r>
      <w:r w:rsidRPr="003E262D">
        <w:rPr>
          <w:sz w:val="23"/>
          <w:szCs w:val="23"/>
        </w:rPr>
        <w:tab/>
        <w:t>Apache Tomcat Server Version 9</w:t>
      </w:r>
    </w:p>
    <w:p w14:paraId="0B28EDA2" w14:textId="312E71A4" w:rsidR="00F95C17" w:rsidRPr="003E262D" w:rsidRDefault="00F95C17" w:rsidP="00F95C17">
      <w:pPr>
        <w:spacing w:before="0" w:after="0"/>
        <w:rPr>
          <w:sz w:val="23"/>
          <w:szCs w:val="23"/>
        </w:rPr>
      </w:pPr>
      <w:r w:rsidRPr="001F51F4">
        <w:rPr>
          <w:b/>
          <w:bCs/>
          <w:sz w:val="23"/>
          <w:szCs w:val="23"/>
        </w:rPr>
        <w:t>Java Development Kit</w:t>
      </w:r>
      <w:r w:rsidRPr="003E262D">
        <w:rPr>
          <w:sz w:val="23"/>
          <w:szCs w:val="23"/>
        </w:rPr>
        <w:t xml:space="preserve">: </w:t>
      </w:r>
      <w:r w:rsidRPr="003E262D">
        <w:rPr>
          <w:sz w:val="23"/>
          <w:szCs w:val="23"/>
        </w:rPr>
        <w:tab/>
        <w:t>JDK</w:t>
      </w:r>
      <w:r w:rsidR="005D5F26" w:rsidRPr="003E262D">
        <w:rPr>
          <w:sz w:val="23"/>
          <w:szCs w:val="23"/>
        </w:rPr>
        <w:t>17</w:t>
      </w:r>
    </w:p>
    <w:p w14:paraId="3C311E6B" w14:textId="1769AB0D" w:rsidR="00F95C17" w:rsidRPr="003E262D" w:rsidRDefault="00F95C17" w:rsidP="00F95C17">
      <w:pPr>
        <w:spacing w:before="0" w:after="0"/>
        <w:rPr>
          <w:sz w:val="23"/>
          <w:szCs w:val="23"/>
        </w:rPr>
      </w:pPr>
      <w:r w:rsidRPr="001F51F4">
        <w:rPr>
          <w:b/>
          <w:bCs/>
          <w:sz w:val="23"/>
          <w:szCs w:val="23"/>
        </w:rPr>
        <w:t>Java Runtime Environment:</w:t>
      </w:r>
      <w:r w:rsidRPr="003E262D">
        <w:rPr>
          <w:sz w:val="23"/>
          <w:szCs w:val="23"/>
        </w:rPr>
        <w:t xml:space="preserve"> </w:t>
      </w:r>
      <w:r w:rsidRPr="003E262D">
        <w:rPr>
          <w:sz w:val="23"/>
          <w:szCs w:val="23"/>
        </w:rPr>
        <w:tab/>
        <w:t xml:space="preserve">JRE </w:t>
      </w:r>
      <w:r w:rsidR="001E4F2C" w:rsidRPr="003E262D">
        <w:rPr>
          <w:sz w:val="23"/>
          <w:szCs w:val="23"/>
        </w:rPr>
        <w:t>1</w:t>
      </w:r>
      <w:r w:rsidR="00A1317D" w:rsidRPr="003E262D">
        <w:rPr>
          <w:sz w:val="23"/>
          <w:szCs w:val="23"/>
        </w:rPr>
        <w:t>7</w:t>
      </w:r>
    </w:p>
    <w:p w14:paraId="251F2919" w14:textId="194F2787" w:rsidR="00F95C17" w:rsidRPr="003E262D" w:rsidRDefault="00F95C17" w:rsidP="00F95C17">
      <w:pPr>
        <w:spacing w:before="0" w:after="0"/>
        <w:rPr>
          <w:sz w:val="23"/>
          <w:szCs w:val="23"/>
        </w:rPr>
      </w:pPr>
      <w:r w:rsidRPr="001F51F4">
        <w:rPr>
          <w:b/>
          <w:bCs/>
          <w:sz w:val="23"/>
          <w:szCs w:val="23"/>
        </w:rPr>
        <w:t>Operating System:</w:t>
      </w:r>
      <w:r w:rsidRPr="003E262D">
        <w:rPr>
          <w:sz w:val="23"/>
          <w:szCs w:val="23"/>
        </w:rPr>
        <w:t xml:space="preserve"> </w:t>
      </w:r>
      <w:r w:rsidRPr="003E262D">
        <w:rPr>
          <w:sz w:val="23"/>
          <w:szCs w:val="23"/>
        </w:rPr>
        <w:tab/>
      </w:r>
      <w:r w:rsidRPr="003E262D">
        <w:rPr>
          <w:sz w:val="23"/>
          <w:szCs w:val="23"/>
        </w:rPr>
        <w:tab/>
        <w:t>Any OS that supports eclipse versions mentioned above</w:t>
      </w:r>
    </w:p>
    <w:p w14:paraId="76A40127" w14:textId="63336872" w:rsidR="00F95C17" w:rsidRPr="003E262D" w:rsidRDefault="00F95C17" w:rsidP="00F95C17">
      <w:pPr>
        <w:spacing w:before="0" w:after="0"/>
        <w:rPr>
          <w:sz w:val="23"/>
          <w:szCs w:val="23"/>
        </w:rPr>
      </w:pPr>
      <w:r w:rsidRPr="001F51F4">
        <w:rPr>
          <w:b/>
          <w:bCs/>
          <w:sz w:val="23"/>
          <w:szCs w:val="23"/>
        </w:rPr>
        <w:t>Frameworks:</w:t>
      </w:r>
      <w:r w:rsidRPr="001F51F4">
        <w:rPr>
          <w:b/>
          <w:bCs/>
          <w:sz w:val="23"/>
          <w:szCs w:val="23"/>
        </w:rPr>
        <w:tab/>
      </w:r>
      <w:r w:rsidRPr="003E262D">
        <w:rPr>
          <w:sz w:val="23"/>
          <w:szCs w:val="23"/>
        </w:rPr>
        <w:tab/>
      </w:r>
      <w:r w:rsidRPr="003E262D">
        <w:rPr>
          <w:sz w:val="23"/>
          <w:szCs w:val="23"/>
        </w:rPr>
        <w:tab/>
        <w:t>JAX-RS/</w:t>
      </w:r>
      <w:r w:rsidR="00AB6704" w:rsidRPr="003E262D">
        <w:rPr>
          <w:sz w:val="23"/>
          <w:szCs w:val="23"/>
        </w:rPr>
        <w:t xml:space="preserve"> </w:t>
      </w:r>
      <w:r w:rsidRPr="003E262D">
        <w:rPr>
          <w:sz w:val="23"/>
          <w:szCs w:val="23"/>
        </w:rPr>
        <w:t xml:space="preserve">Jersey </w:t>
      </w:r>
      <w:r w:rsidR="00AB6704" w:rsidRPr="003E262D">
        <w:rPr>
          <w:sz w:val="23"/>
          <w:szCs w:val="23"/>
        </w:rPr>
        <w:t>2.35</w:t>
      </w:r>
    </w:p>
    <w:p w14:paraId="7573AD77" w14:textId="3CFDC842" w:rsidR="00F95C17" w:rsidRPr="003E262D" w:rsidRDefault="00F95C17" w:rsidP="00F95C17">
      <w:pPr>
        <w:spacing w:before="0" w:after="0"/>
        <w:rPr>
          <w:sz w:val="23"/>
          <w:szCs w:val="23"/>
        </w:rPr>
      </w:pPr>
      <w:r w:rsidRPr="001F51F4">
        <w:rPr>
          <w:b/>
          <w:bCs/>
          <w:sz w:val="23"/>
          <w:szCs w:val="23"/>
        </w:rPr>
        <w:t>Libraries:</w:t>
      </w:r>
      <w:r w:rsidRPr="003E262D">
        <w:rPr>
          <w:sz w:val="23"/>
          <w:szCs w:val="23"/>
        </w:rPr>
        <w:tab/>
      </w:r>
      <w:r w:rsidRPr="003E262D">
        <w:rPr>
          <w:sz w:val="23"/>
          <w:szCs w:val="23"/>
        </w:rPr>
        <w:tab/>
      </w:r>
      <w:r w:rsidRPr="003E262D">
        <w:rPr>
          <w:sz w:val="23"/>
          <w:szCs w:val="23"/>
        </w:rPr>
        <w:tab/>
      </w:r>
      <w:r w:rsidR="0011310D" w:rsidRPr="003E262D">
        <w:rPr>
          <w:sz w:val="23"/>
          <w:szCs w:val="23"/>
        </w:rPr>
        <w:t xml:space="preserve">Jersey core Servlet </w:t>
      </w:r>
      <w:r w:rsidR="005C51D8" w:rsidRPr="003E262D">
        <w:rPr>
          <w:sz w:val="23"/>
          <w:szCs w:val="23"/>
        </w:rPr>
        <w:t xml:space="preserve">– version </w:t>
      </w:r>
      <w:r w:rsidR="0015322D" w:rsidRPr="003E262D">
        <w:rPr>
          <w:sz w:val="23"/>
          <w:szCs w:val="23"/>
        </w:rPr>
        <w:t>2</w:t>
      </w:r>
      <w:r w:rsidR="0011310D" w:rsidRPr="003E262D">
        <w:rPr>
          <w:sz w:val="23"/>
          <w:szCs w:val="23"/>
        </w:rPr>
        <w:t>.</w:t>
      </w:r>
      <w:r w:rsidR="0015322D" w:rsidRPr="003E262D">
        <w:rPr>
          <w:sz w:val="23"/>
          <w:szCs w:val="23"/>
        </w:rPr>
        <w:t>35</w:t>
      </w:r>
    </w:p>
    <w:p w14:paraId="5249DDFD" w14:textId="5233F425" w:rsidR="003168FF" w:rsidRPr="003E262D" w:rsidRDefault="003168FF" w:rsidP="00F95C17">
      <w:pPr>
        <w:spacing w:before="0" w:after="0"/>
        <w:rPr>
          <w:sz w:val="23"/>
          <w:szCs w:val="23"/>
        </w:rPr>
      </w:pPr>
      <w:r w:rsidRPr="003E262D">
        <w:rPr>
          <w:sz w:val="23"/>
          <w:szCs w:val="23"/>
        </w:rPr>
        <w:tab/>
      </w:r>
      <w:r w:rsidRPr="003E262D">
        <w:rPr>
          <w:sz w:val="23"/>
          <w:szCs w:val="23"/>
        </w:rPr>
        <w:tab/>
      </w:r>
      <w:r w:rsidRPr="003E262D">
        <w:rPr>
          <w:sz w:val="23"/>
          <w:szCs w:val="23"/>
        </w:rPr>
        <w:tab/>
      </w:r>
      <w:r w:rsidRPr="003E262D">
        <w:rPr>
          <w:sz w:val="23"/>
          <w:szCs w:val="23"/>
        </w:rPr>
        <w:tab/>
        <w:t xml:space="preserve">HK2 </w:t>
      </w:r>
      <w:proofErr w:type="spellStart"/>
      <w:proofErr w:type="gramStart"/>
      <w:r w:rsidRPr="003E262D">
        <w:rPr>
          <w:sz w:val="23"/>
          <w:szCs w:val="23"/>
        </w:rPr>
        <w:t>InjectionManager</w:t>
      </w:r>
      <w:proofErr w:type="spellEnd"/>
      <w:r w:rsidRPr="003E262D">
        <w:rPr>
          <w:sz w:val="23"/>
          <w:szCs w:val="23"/>
        </w:rPr>
        <w:t xml:space="preserve"> </w:t>
      </w:r>
      <w:r w:rsidR="005C51D8" w:rsidRPr="003E262D">
        <w:rPr>
          <w:sz w:val="23"/>
          <w:szCs w:val="23"/>
        </w:rPr>
        <w:t xml:space="preserve"> -</w:t>
      </w:r>
      <w:proofErr w:type="gramEnd"/>
      <w:r w:rsidR="005C51D8" w:rsidRPr="003E262D">
        <w:rPr>
          <w:sz w:val="23"/>
          <w:szCs w:val="23"/>
        </w:rPr>
        <w:t xml:space="preserve"> version 2.35</w:t>
      </w:r>
    </w:p>
    <w:p w14:paraId="5AC4B3FC" w14:textId="6B06D2ED" w:rsidR="003C161A" w:rsidRPr="003E262D" w:rsidRDefault="003C161A" w:rsidP="00F95C17">
      <w:pPr>
        <w:spacing w:before="0" w:after="0"/>
        <w:rPr>
          <w:sz w:val="23"/>
          <w:szCs w:val="23"/>
        </w:rPr>
      </w:pPr>
      <w:r w:rsidRPr="003E262D">
        <w:rPr>
          <w:sz w:val="23"/>
          <w:szCs w:val="23"/>
        </w:rPr>
        <w:tab/>
      </w:r>
      <w:r w:rsidRPr="003E262D">
        <w:rPr>
          <w:sz w:val="23"/>
          <w:szCs w:val="23"/>
        </w:rPr>
        <w:tab/>
      </w:r>
      <w:r w:rsidRPr="003E262D">
        <w:rPr>
          <w:sz w:val="23"/>
          <w:szCs w:val="23"/>
        </w:rPr>
        <w:tab/>
      </w:r>
      <w:r w:rsidRPr="003E262D">
        <w:rPr>
          <w:sz w:val="23"/>
          <w:szCs w:val="23"/>
        </w:rPr>
        <w:tab/>
        <w:t>MySQL connector (JDBC)</w:t>
      </w:r>
    </w:p>
    <w:p w14:paraId="7FD6BD70" w14:textId="627AEBD4" w:rsidR="003C161A" w:rsidRPr="003E262D" w:rsidRDefault="003C161A" w:rsidP="00F95C17">
      <w:pPr>
        <w:spacing w:before="0" w:after="0"/>
        <w:rPr>
          <w:sz w:val="23"/>
          <w:szCs w:val="23"/>
        </w:rPr>
      </w:pPr>
      <w:r w:rsidRPr="003E262D">
        <w:rPr>
          <w:sz w:val="23"/>
          <w:szCs w:val="23"/>
        </w:rPr>
        <w:tab/>
      </w:r>
      <w:r w:rsidRPr="003E262D">
        <w:rPr>
          <w:sz w:val="23"/>
          <w:szCs w:val="23"/>
        </w:rPr>
        <w:tab/>
      </w:r>
      <w:r w:rsidRPr="003E262D">
        <w:rPr>
          <w:sz w:val="23"/>
          <w:szCs w:val="23"/>
        </w:rPr>
        <w:tab/>
      </w:r>
      <w:r w:rsidRPr="003E262D">
        <w:rPr>
          <w:sz w:val="23"/>
          <w:szCs w:val="23"/>
        </w:rPr>
        <w:tab/>
        <w:t>Google GSON for JSON serialization/de-serialization</w:t>
      </w:r>
    </w:p>
    <w:p w14:paraId="20B61F6D" w14:textId="291EAD30" w:rsidR="003C161A" w:rsidRPr="003E262D" w:rsidRDefault="003C161A" w:rsidP="00F95C17">
      <w:pPr>
        <w:spacing w:before="0" w:after="0"/>
        <w:rPr>
          <w:sz w:val="23"/>
          <w:szCs w:val="23"/>
        </w:rPr>
      </w:pPr>
      <w:r w:rsidRPr="001F51F4">
        <w:rPr>
          <w:b/>
          <w:bCs/>
          <w:sz w:val="23"/>
          <w:szCs w:val="23"/>
        </w:rPr>
        <w:t>Dependency Management:</w:t>
      </w:r>
      <w:r w:rsidRPr="003E262D">
        <w:rPr>
          <w:sz w:val="23"/>
          <w:szCs w:val="23"/>
        </w:rPr>
        <w:tab/>
        <w:t>Maven 3</w:t>
      </w:r>
      <w:r w:rsidR="00881BDC" w:rsidRPr="003E262D">
        <w:rPr>
          <w:sz w:val="23"/>
          <w:szCs w:val="23"/>
        </w:rPr>
        <w:t>.8.5</w:t>
      </w:r>
    </w:p>
    <w:p w14:paraId="61D733F1" w14:textId="79FEE421" w:rsidR="003C161A" w:rsidRPr="003E262D" w:rsidRDefault="003C161A" w:rsidP="00F95C17">
      <w:pPr>
        <w:spacing w:before="0" w:after="0"/>
        <w:rPr>
          <w:sz w:val="23"/>
          <w:szCs w:val="23"/>
        </w:rPr>
      </w:pPr>
      <w:r w:rsidRPr="001F51F4">
        <w:rPr>
          <w:b/>
          <w:bCs/>
          <w:sz w:val="23"/>
          <w:szCs w:val="23"/>
        </w:rPr>
        <w:t>Version Control:</w:t>
      </w:r>
      <w:r w:rsidRPr="003E262D">
        <w:rPr>
          <w:sz w:val="23"/>
          <w:szCs w:val="23"/>
        </w:rPr>
        <w:tab/>
      </w:r>
      <w:r w:rsidRPr="003E262D">
        <w:rPr>
          <w:sz w:val="23"/>
          <w:szCs w:val="23"/>
        </w:rPr>
        <w:tab/>
        <w:t>Git and GitHub</w:t>
      </w:r>
    </w:p>
    <w:p w14:paraId="4282CD62" w14:textId="2CEF63E7" w:rsidR="003C161A" w:rsidRDefault="003C161A" w:rsidP="00F95C17">
      <w:pPr>
        <w:spacing w:before="0" w:after="0"/>
        <w:rPr>
          <w:sz w:val="23"/>
          <w:szCs w:val="23"/>
        </w:rPr>
      </w:pPr>
      <w:r w:rsidRPr="001F51F4">
        <w:rPr>
          <w:b/>
          <w:bCs/>
          <w:sz w:val="23"/>
          <w:szCs w:val="23"/>
        </w:rPr>
        <w:t>Database Management:</w:t>
      </w:r>
      <w:r w:rsidRPr="003E262D">
        <w:rPr>
          <w:sz w:val="23"/>
          <w:szCs w:val="23"/>
        </w:rPr>
        <w:tab/>
        <w:t>MySQL Workbench</w:t>
      </w:r>
    </w:p>
    <w:p w14:paraId="2E329FE2" w14:textId="77777777" w:rsidR="001F51F4" w:rsidRPr="003E262D" w:rsidRDefault="001F51F4" w:rsidP="00F95C17">
      <w:pPr>
        <w:spacing w:before="0" w:after="0"/>
        <w:rPr>
          <w:sz w:val="23"/>
          <w:szCs w:val="23"/>
        </w:rPr>
      </w:pPr>
    </w:p>
    <w:p w14:paraId="4FD75C4B" w14:textId="6C371D54" w:rsidR="00EB676D" w:rsidRPr="003E262D" w:rsidRDefault="003C161A" w:rsidP="00EB676D">
      <w:pPr>
        <w:spacing w:before="0" w:after="0"/>
        <w:rPr>
          <w:sz w:val="23"/>
          <w:szCs w:val="23"/>
        </w:rPr>
      </w:pPr>
      <w:r w:rsidRPr="003E262D">
        <w:rPr>
          <w:sz w:val="23"/>
          <w:szCs w:val="23"/>
        </w:rPr>
        <w:tab/>
      </w:r>
      <w:r w:rsidRPr="003E262D">
        <w:rPr>
          <w:sz w:val="23"/>
          <w:szCs w:val="23"/>
        </w:rPr>
        <w:tab/>
      </w:r>
      <w:r w:rsidRPr="003E262D">
        <w:rPr>
          <w:sz w:val="23"/>
          <w:szCs w:val="23"/>
        </w:rPr>
        <w:tab/>
      </w:r>
      <w:r w:rsidRPr="003E262D">
        <w:rPr>
          <w:sz w:val="23"/>
          <w:szCs w:val="23"/>
        </w:rPr>
        <w:tab/>
      </w:r>
    </w:p>
    <w:p w14:paraId="4193E957" w14:textId="267A76A6" w:rsidR="00194A36" w:rsidRDefault="00E65B73" w:rsidP="00D50C1A">
      <w:pPr>
        <w:pStyle w:val="ListParagraph"/>
        <w:numPr>
          <w:ilvl w:val="0"/>
          <w:numId w:val="8"/>
        </w:numPr>
        <w:rPr>
          <w:sz w:val="23"/>
          <w:szCs w:val="23"/>
        </w:rPr>
      </w:pPr>
      <w:r w:rsidRPr="001F51F4">
        <w:rPr>
          <w:sz w:val="23"/>
          <w:szCs w:val="23"/>
        </w:rPr>
        <w:t xml:space="preserve">Recommended Requirements for implementing the web services of </w:t>
      </w:r>
      <w:proofErr w:type="spellStart"/>
      <w:r w:rsidR="00C7477D" w:rsidRPr="001F51F4">
        <w:rPr>
          <w:sz w:val="23"/>
          <w:szCs w:val="23"/>
        </w:rPr>
        <w:t>ElectroGrid</w:t>
      </w:r>
      <w:proofErr w:type="spellEnd"/>
      <w:r w:rsidRPr="001F51F4">
        <w:rPr>
          <w:sz w:val="23"/>
          <w:szCs w:val="23"/>
        </w:rPr>
        <w:t xml:space="preserve"> are as follows.</w:t>
      </w:r>
    </w:p>
    <w:p w14:paraId="2CA9ACF0" w14:textId="77777777" w:rsidR="001F51F4" w:rsidRPr="001F51F4" w:rsidRDefault="001F51F4" w:rsidP="001F51F4">
      <w:pPr>
        <w:pStyle w:val="ListParagraph"/>
        <w:rPr>
          <w:sz w:val="23"/>
          <w:szCs w:val="23"/>
        </w:rPr>
      </w:pPr>
    </w:p>
    <w:p w14:paraId="359C6BBE" w14:textId="79917C07" w:rsidR="001F51F4" w:rsidRPr="003E262D" w:rsidRDefault="00E65B73" w:rsidP="00C50C70">
      <w:pPr>
        <w:spacing w:before="0" w:after="0"/>
        <w:ind w:left="2880" w:hanging="2880"/>
        <w:rPr>
          <w:sz w:val="23"/>
          <w:szCs w:val="23"/>
        </w:rPr>
      </w:pPr>
      <w:r w:rsidRPr="001F51F4">
        <w:rPr>
          <w:b/>
          <w:bCs/>
          <w:sz w:val="23"/>
          <w:szCs w:val="23"/>
        </w:rPr>
        <w:t>Server:</w:t>
      </w:r>
      <w:r w:rsidRPr="003E262D">
        <w:rPr>
          <w:sz w:val="23"/>
          <w:szCs w:val="23"/>
        </w:rPr>
        <w:t xml:space="preserve"> </w:t>
      </w:r>
      <w:r w:rsidR="00425210" w:rsidRPr="003E262D">
        <w:rPr>
          <w:sz w:val="23"/>
          <w:szCs w:val="23"/>
        </w:rPr>
        <w:tab/>
      </w:r>
      <w:r w:rsidRPr="003E262D">
        <w:rPr>
          <w:sz w:val="23"/>
          <w:szCs w:val="23"/>
        </w:rPr>
        <w:t xml:space="preserve">Apache Tomcat Server Version </w:t>
      </w:r>
      <w:proofErr w:type="gramStart"/>
      <w:r w:rsidRPr="003E262D">
        <w:rPr>
          <w:sz w:val="23"/>
          <w:szCs w:val="23"/>
        </w:rPr>
        <w:t>9</w:t>
      </w:r>
      <w:r w:rsidR="00EC3060" w:rsidRPr="003E262D">
        <w:rPr>
          <w:sz w:val="23"/>
          <w:szCs w:val="23"/>
        </w:rPr>
        <w:t xml:space="preserve"> </w:t>
      </w:r>
      <w:r w:rsidR="00425210" w:rsidRPr="003E262D">
        <w:rPr>
          <w:sz w:val="23"/>
          <w:szCs w:val="23"/>
        </w:rPr>
        <w:t xml:space="preserve"> </w:t>
      </w:r>
      <w:r w:rsidR="00B16EB8" w:rsidRPr="003E262D">
        <w:rPr>
          <w:sz w:val="23"/>
          <w:szCs w:val="23"/>
        </w:rPr>
        <w:t>or</w:t>
      </w:r>
      <w:proofErr w:type="gramEnd"/>
      <w:r w:rsidR="00425210" w:rsidRPr="003E262D">
        <w:rPr>
          <w:sz w:val="23"/>
          <w:szCs w:val="23"/>
        </w:rPr>
        <w:t xml:space="preserve"> </w:t>
      </w:r>
      <w:r w:rsidR="003339AB" w:rsidRPr="003E262D">
        <w:rPr>
          <w:sz w:val="23"/>
          <w:szCs w:val="23"/>
        </w:rPr>
        <w:t>a</w:t>
      </w:r>
      <w:r w:rsidR="004904FE" w:rsidRPr="003E262D">
        <w:rPr>
          <w:sz w:val="23"/>
          <w:szCs w:val="23"/>
        </w:rPr>
        <w:t>ny</w:t>
      </w:r>
      <w:r w:rsidR="00425210" w:rsidRPr="003E262D">
        <w:rPr>
          <w:sz w:val="23"/>
          <w:szCs w:val="23"/>
        </w:rPr>
        <w:t xml:space="preserve"> cloud </w:t>
      </w:r>
      <w:r w:rsidR="00CC24C7" w:rsidRPr="003E262D">
        <w:rPr>
          <w:sz w:val="23"/>
          <w:szCs w:val="23"/>
        </w:rPr>
        <w:t>service</w:t>
      </w:r>
      <w:r w:rsidR="00425210" w:rsidRPr="003E262D">
        <w:rPr>
          <w:sz w:val="23"/>
          <w:szCs w:val="23"/>
        </w:rPr>
        <w:t xml:space="preserve"> </w:t>
      </w:r>
      <w:r w:rsidR="00F43716" w:rsidRPr="003E262D">
        <w:rPr>
          <w:sz w:val="23"/>
          <w:szCs w:val="23"/>
        </w:rPr>
        <w:t>that</w:t>
      </w:r>
      <w:r w:rsidR="00425210" w:rsidRPr="003E262D">
        <w:rPr>
          <w:sz w:val="23"/>
          <w:szCs w:val="23"/>
        </w:rPr>
        <w:t xml:space="preserve"> </w:t>
      </w:r>
      <w:r w:rsidR="00CC24C7" w:rsidRPr="003E262D">
        <w:rPr>
          <w:sz w:val="23"/>
          <w:szCs w:val="23"/>
        </w:rPr>
        <w:t>accepts the</w:t>
      </w:r>
      <w:r w:rsidR="00425210" w:rsidRPr="003E262D">
        <w:rPr>
          <w:sz w:val="23"/>
          <w:szCs w:val="23"/>
        </w:rPr>
        <w:t xml:space="preserve"> hosting </w:t>
      </w:r>
      <w:r w:rsidR="00CC24C7" w:rsidRPr="003E262D">
        <w:rPr>
          <w:sz w:val="23"/>
          <w:szCs w:val="23"/>
        </w:rPr>
        <w:t xml:space="preserve">of war packages </w:t>
      </w:r>
      <w:r w:rsidR="00425210" w:rsidRPr="003E262D">
        <w:rPr>
          <w:sz w:val="23"/>
          <w:szCs w:val="23"/>
        </w:rPr>
        <w:t>will be compatible</w:t>
      </w:r>
      <w:r w:rsidR="00CC24C7" w:rsidRPr="003E262D">
        <w:rPr>
          <w:sz w:val="23"/>
          <w:szCs w:val="23"/>
        </w:rPr>
        <w:t>.</w:t>
      </w:r>
    </w:p>
    <w:p w14:paraId="64FAB0F0" w14:textId="69B31594" w:rsidR="001D0881" w:rsidRPr="003E262D" w:rsidRDefault="00E65B73" w:rsidP="00425210">
      <w:pPr>
        <w:spacing w:before="0" w:after="0"/>
        <w:rPr>
          <w:ins w:id="10" w:author="{F87BD4C6-F612-43CF-AADC-3CDE36883795}" w:date="2022-04-22T01:35:00Z"/>
          <w:sz w:val="23"/>
          <w:szCs w:val="23"/>
        </w:rPr>
      </w:pPr>
      <w:r w:rsidRPr="001F51F4">
        <w:rPr>
          <w:b/>
          <w:bCs/>
          <w:sz w:val="23"/>
          <w:szCs w:val="23"/>
        </w:rPr>
        <w:t>Java Runtime Environment:</w:t>
      </w:r>
      <w:r w:rsidR="00425210" w:rsidRPr="003E262D">
        <w:rPr>
          <w:sz w:val="23"/>
          <w:szCs w:val="23"/>
        </w:rPr>
        <w:tab/>
      </w:r>
      <w:r w:rsidRPr="003E262D">
        <w:rPr>
          <w:sz w:val="23"/>
          <w:szCs w:val="23"/>
        </w:rPr>
        <w:t xml:space="preserve">JRE </w:t>
      </w:r>
      <w:r w:rsidR="00A1317D" w:rsidRPr="003E262D">
        <w:rPr>
          <w:sz w:val="23"/>
          <w:szCs w:val="23"/>
        </w:rPr>
        <w:t>17</w:t>
      </w:r>
    </w:p>
    <w:p w14:paraId="0154522C" w14:textId="0D5F27F0" w:rsidR="001F51F4" w:rsidRPr="003E262D" w:rsidRDefault="00E65B73" w:rsidP="00C50C70">
      <w:pPr>
        <w:spacing w:before="0" w:after="0"/>
        <w:ind w:left="2160" w:hanging="2160"/>
        <w:rPr>
          <w:sz w:val="23"/>
          <w:szCs w:val="23"/>
        </w:rPr>
      </w:pPr>
      <w:r w:rsidRPr="001F51F4">
        <w:rPr>
          <w:b/>
          <w:bCs/>
          <w:sz w:val="23"/>
          <w:szCs w:val="23"/>
        </w:rPr>
        <w:t>Operating System:</w:t>
      </w:r>
      <w:r w:rsidRPr="003E262D">
        <w:rPr>
          <w:sz w:val="23"/>
          <w:szCs w:val="23"/>
        </w:rPr>
        <w:t xml:space="preserve"> </w:t>
      </w:r>
      <w:r w:rsidR="00425210" w:rsidRPr="003E262D">
        <w:rPr>
          <w:sz w:val="23"/>
          <w:szCs w:val="23"/>
        </w:rPr>
        <w:tab/>
      </w:r>
      <w:r w:rsidR="00425210" w:rsidRPr="003E262D">
        <w:rPr>
          <w:sz w:val="23"/>
          <w:szCs w:val="23"/>
        </w:rPr>
        <w:tab/>
      </w:r>
      <w:r w:rsidRPr="003E262D">
        <w:rPr>
          <w:sz w:val="23"/>
          <w:szCs w:val="23"/>
        </w:rPr>
        <w:t xml:space="preserve">Any OS that supports JDK </w:t>
      </w:r>
      <w:r w:rsidR="00A37416" w:rsidRPr="003E262D">
        <w:rPr>
          <w:sz w:val="23"/>
          <w:szCs w:val="23"/>
        </w:rPr>
        <w:t>17</w:t>
      </w:r>
      <w:r w:rsidRPr="003E262D">
        <w:rPr>
          <w:sz w:val="23"/>
          <w:szCs w:val="23"/>
        </w:rPr>
        <w:t xml:space="preserve">/JRE </w:t>
      </w:r>
      <w:r w:rsidR="00AC2D37" w:rsidRPr="003E262D">
        <w:rPr>
          <w:sz w:val="23"/>
          <w:szCs w:val="23"/>
        </w:rPr>
        <w:t>17</w:t>
      </w:r>
      <w:r w:rsidRPr="003E262D">
        <w:rPr>
          <w:sz w:val="23"/>
          <w:szCs w:val="23"/>
        </w:rPr>
        <w:t xml:space="preserve"> and Apache Tomcat Server</w:t>
      </w:r>
    </w:p>
    <w:p w14:paraId="36FBF3BC" w14:textId="0286ACE7" w:rsidR="003973D7" w:rsidRDefault="003C161A" w:rsidP="00A62DC2">
      <w:pPr>
        <w:spacing w:before="0" w:after="0"/>
        <w:ind w:left="2880" w:hanging="2880"/>
        <w:rPr>
          <w:sz w:val="23"/>
          <w:szCs w:val="23"/>
        </w:rPr>
      </w:pPr>
      <w:r w:rsidRPr="001F51F4">
        <w:rPr>
          <w:b/>
          <w:bCs/>
          <w:sz w:val="23"/>
          <w:szCs w:val="23"/>
        </w:rPr>
        <w:t>Database Server:</w:t>
      </w:r>
      <w:r w:rsidR="00977D18" w:rsidRPr="003E262D">
        <w:rPr>
          <w:sz w:val="23"/>
          <w:szCs w:val="23"/>
        </w:rPr>
        <w:tab/>
      </w:r>
      <w:r w:rsidRPr="003E262D">
        <w:rPr>
          <w:sz w:val="23"/>
          <w:szCs w:val="23"/>
        </w:rPr>
        <w:t>MySQL server</w:t>
      </w:r>
      <w:r w:rsidR="00977D18" w:rsidRPr="003E262D">
        <w:rPr>
          <w:sz w:val="23"/>
          <w:szCs w:val="23"/>
        </w:rPr>
        <w:t xml:space="preserve"> </w:t>
      </w:r>
      <w:r w:rsidR="00B16EB8" w:rsidRPr="003E262D">
        <w:rPr>
          <w:sz w:val="23"/>
          <w:szCs w:val="23"/>
        </w:rPr>
        <w:t>or</w:t>
      </w:r>
      <w:r w:rsidR="00425210" w:rsidRPr="003E262D">
        <w:rPr>
          <w:sz w:val="23"/>
          <w:szCs w:val="23"/>
        </w:rPr>
        <w:t xml:space="preserve"> </w:t>
      </w:r>
      <w:r w:rsidR="003115E9" w:rsidRPr="003E262D">
        <w:rPr>
          <w:sz w:val="23"/>
          <w:szCs w:val="23"/>
        </w:rPr>
        <w:t xml:space="preserve">any cloud service that accepts the hosting of </w:t>
      </w:r>
      <w:r w:rsidR="008316CA" w:rsidRPr="003E262D">
        <w:rPr>
          <w:sz w:val="23"/>
          <w:szCs w:val="23"/>
        </w:rPr>
        <w:t>MySQL</w:t>
      </w:r>
      <w:r w:rsidR="003115E9" w:rsidRPr="003E262D">
        <w:rPr>
          <w:sz w:val="23"/>
          <w:szCs w:val="23"/>
        </w:rPr>
        <w:t xml:space="preserve"> </w:t>
      </w:r>
      <w:r w:rsidR="008316CA" w:rsidRPr="003E262D">
        <w:rPr>
          <w:sz w:val="23"/>
          <w:szCs w:val="23"/>
        </w:rPr>
        <w:t>server</w:t>
      </w:r>
      <w:r w:rsidR="003115E9" w:rsidRPr="003E262D">
        <w:rPr>
          <w:sz w:val="23"/>
          <w:szCs w:val="23"/>
        </w:rPr>
        <w:t xml:space="preserve"> will be compatible as well.</w:t>
      </w:r>
    </w:p>
    <w:p w14:paraId="77D57533" w14:textId="77777777" w:rsidR="00FF69F2" w:rsidRDefault="00FF69F2" w:rsidP="00A62DC2">
      <w:pPr>
        <w:spacing w:before="0" w:after="0"/>
        <w:ind w:left="2880" w:hanging="2880"/>
        <w:rPr>
          <w:sz w:val="23"/>
          <w:szCs w:val="23"/>
        </w:rPr>
      </w:pPr>
    </w:p>
    <w:p w14:paraId="7964FAFD" w14:textId="77777777" w:rsidR="00FF69F2" w:rsidRDefault="00FF69F2" w:rsidP="00A62DC2">
      <w:pPr>
        <w:spacing w:before="0" w:after="0"/>
        <w:ind w:left="2880" w:hanging="2880"/>
        <w:rPr>
          <w:sz w:val="23"/>
          <w:szCs w:val="23"/>
        </w:rPr>
      </w:pPr>
    </w:p>
    <w:p w14:paraId="6B43B797" w14:textId="77777777" w:rsidR="00FF69F2" w:rsidRDefault="00FF69F2" w:rsidP="00A62DC2">
      <w:pPr>
        <w:spacing w:before="0" w:after="0"/>
        <w:ind w:left="2880" w:hanging="2880"/>
        <w:rPr>
          <w:sz w:val="23"/>
          <w:szCs w:val="23"/>
        </w:rPr>
      </w:pPr>
    </w:p>
    <w:p w14:paraId="7FEFDFFC" w14:textId="77777777" w:rsidR="00FF69F2" w:rsidRDefault="00FF69F2" w:rsidP="00A62DC2">
      <w:pPr>
        <w:spacing w:before="0" w:after="0"/>
        <w:ind w:left="2880" w:hanging="2880"/>
        <w:rPr>
          <w:sz w:val="23"/>
          <w:szCs w:val="23"/>
        </w:rPr>
      </w:pPr>
    </w:p>
    <w:p w14:paraId="6F43BF90" w14:textId="77777777" w:rsidR="00FF69F2" w:rsidRDefault="00FF69F2" w:rsidP="00A62DC2">
      <w:pPr>
        <w:spacing w:before="0" w:after="0"/>
        <w:ind w:left="2880" w:hanging="2880"/>
        <w:rPr>
          <w:sz w:val="23"/>
          <w:szCs w:val="23"/>
        </w:rPr>
      </w:pPr>
    </w:p>
    <w:p w14:paraId="7988F886" w14:textId="77777777" w:rsidR="00FF69F2" w:rsidRDefault="00FF69F2" w:rsidP="00A62DC2">
      <w:pPr>
        <w:spacing w:before="0" w:after="0"/>
        <w:ind w:left="2880" w:hanging="2880"/>
        <w:rPr>
          <w:sz w:val="23"/>
          <w:szCs w:val="23"/>
        </w:rPr>
      </w:pPr>
    </w:p>
    <w:p w14:paraId="6FBCEF3A" w14:textId="77777777" w:rsidR="00FF69F2" w:rsidRDefault="00FF69F2" w:rsidP="00A62DC2">
      <w:pPr>
        <w:spacing w:before="0" w:after="0"/>
        <w:ind w:left="2880" w:hanging="2880"/>
        <w:rPr>
          <w:sz w:val="23"/>
          <w:szCs w:val="23"/>
        </w:rPr>
      </w:pPr>
    </w:p>
    <w:p w14:paraId="312EF897" w14:textId="77777777" w:rsidR="00FF69F2" w:rsidRDefault="00FF69F2" w:rsidP="00A62DC2">
      <w:pPr>
        <w:spacing w:before="0" w:after="0"/>
        <w:ind w:left="2880" w:hanging="2880"/>
        <w:rPr>
          <w:sz w:val="23"/>
          <w:szCs w:val="23"/>
        </w:rPr>
      </w:pPr>
    </w:p>
    <w:p w14:paraId="0E8FA34C" w14:textId="77777777" w:rsidR="00FF69F2" w:rsidRDefault="00FF69F2" w:rsidP="00A62DC2">
      <w:pPr>
        <w:spacing w:before="0" w:after="0"/>
        <w:ind w:left="2880" w:hanging="2880"/>
        <w:rPr>
          <w:sz w:val="23"/>
          <w:szCs w:val="23"/>
        </w:rPr>
      </w:pPr>
    </w:p>
    <w:p w14:paraId="1C3340DC" w14:textId="77777777" w:rsidR="00FF69F2" w:rsidRDefault="00FF69F2" w:rsidP="00A62DC2">
      <w:pPr>
        <w:spacing w:before="0" w:after="0"/>
        <w:ind w:left="2880" w:hanging="2880"/>
        <w:rPr>
          <w:sz w:val="23"/>
          <w:szCs w:val="23"/>
        </w:rPr>
      </w:pPr>
    </w:p>
    <w:p w14:paraId="7C41FD58" w14:textId="77777777" w:rsidR="00FF69F2" w:rsidRDefault="00FF69F2" w:rsidP="00A62DC2">
      <w:pPr>
        <w:spacing w:before="0" w:after="0"/>
        <w:ind w:left="2880" w:hanging="2880"/>
        <w:rPr>
          <w:sz w:val="23"/>
          <w:szCs w:val="23"/>
        </w:rPr>
      </w:pPr>
    </w:p>
    <w:p w14:paraId="51856A1B" w14:textId="77777777" w:rsidR="00FF69F2" w:rsidRPr="00A62DC2" w:rsidRDefault="00FF69F2" w:rsidP="000628CB">
      <w:pPr>
        <w:spacing w:before="0" w:after="0"/>
        <w:rPr>
          <w:sz w:val="23"/>
          <w:szCs w:val="23"/>
        </w:rPr>
      </w:pPr>
    </w:p>
    <w:p w14:paraId="7AE25AEF" w14:textId="31E1D554" w:rsidR="00D0158E" w:rsidRDefault="002D2EB5" w:rsidP="002D2EB5">
      <w:pPr>
        <w:pStyle w:val="Heading2"/>
        <w:numPr>
          <w:ilvl w:val="1"/>
          <w:numId w:val="19"/>
        </w:numPr>
      </w:pPr>
      <w:bookmarkStart w:id="11" w:name="_Toc70154496"/>
      <w:r>
        <w:lastRenderedPageBreak/>
        <w:t xml:space="preserve"> </w:t>
      </w:r>
      <w:r w:rsidR="0088510A">
        <w:t>Requirements Modelling</w:t>
      </w:r>
      <w:bookmarkEnd w:id="11"/>
      <w:r w:rsidR="0088510A">
        <w:t xml:space="preserve"> </w:t>
      </w:r>
    </w:p>
    <w:p w14:paraId="283A03BF" w14:textId="6FEDA293" w:rsidR="004D115F" w:rsidRDefault="000E7EE4" w:rsidP="00D0158E">
      <w:pPr>
        <w:rPr>
          <w:b/>
          <w:bCs/>
        </w:rPr>
      </w:pPr>
      <w:r>
        <w:rPr>
          <w:b/>
          <w:bCs/>
        </w:rPr>
        <w:t xml:space="preserve">Overall </w:t>
      </w:r>
      <w:r w:rsidR="004D115F">
        <w:rPr>
          <w:b/>
          <w:bCs/>
        </w:rPr>
        <w:t>Use Case Diagram</w:t>
      </w:r>
    </w:p>
    <w:p w14:paraId="23C8B709" w14:textId="016BCB70" w:rsidR="0099409F" w:rsidRPr="004D115F" w:rsidRDefault="00280E86" w:rsidP="00D0158E">
      <w:pPr>
        <w:rPr>
          <w:b/>
          <w:bCs/>
        </w:rPr>
      </w:pPr>
      <w:r>
        <w:rPr>
          <w:b/>
          <w:bCs/>
          <w:noProof/>
        </w:rPr>
        <w:drawing>
          <wp:inline distT="0" distB="0" distL="0" distR="0" wp14:anchorId="1F684368" wp14:editId="1BA0B73C">
            <wp:extent cx="6074797" cy="6226018"/>
            <wp:effectExtent l="0" t="0" r="254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cstate="hqprint">
                      <a:extLst>
                        <a:ext uri="{28A0092B-C50C-407E-A947-70E740481C1C}">
                          <a14:useLocalDpi xmlns:a14="http://schemas.microsoft.com/office/drawing/2010/main"/>
                        </a:ext>
                      </a:extLst>
                    </a:blip>
                    <a:stretch>
                      <a:fillRect/>
                    </a:stretch>
                  </pic:blipFill>
                  <pic:spPr>
                    <a:xfrm>
                      <a:off x="0" y="0"/>
                      <a:ext cx="6076039" cy="6227291"/>
                    </a:xfrm>
                    <a:prstGeom prst="rect">
                      <a:avLst/>
                    </a:prstGeom>
                  </pic:spPr>
                </pic:pic>
              </a:graphicData>
            </a:graphic>
          </wp:inline>
        </w:drawing>
      </w:r>
    </w:p>
    <w:p w14:paraId="1E820907" w14:textId="77777777" w:rsidR="00117932" w:rsidRDefault="00117932" w:rsidP="00D0158E"/>
    <w:p w14:paraId="265B7634" w14:textId="77777777" w:rsidR="00117932" w:rsidRDefault="00117932" w:rsidP="00D0158E"/>
    <w:p w14:paraId="6E7EC052" w14:textId="78E4C0B9" w:rsidR="0099409F" w:rsidRDefault="0099409F" w:rsidP="00D0158E"/>
    <w:p w14:paraId="272C4BF0" w14:textId="028534FC" w:rsidR="00D0158E" w:rsidRPr="00CB1C0A" w:rsidRDefault="007D1481" w:rsidP="007D1EC8">
      <w:pPr>
        <w:pStyle w:val="ListParagraph"/>
        <w:numPr>
          <w:ilvl w:val="0"/>
          <w:numId w:val="19"/>
        </w:numPr>
        <w:rPr>
          <w:b/>
          <w:sz w:val="28"/>
          <w:szCs w:val="28"/>
        </w:rPr>
      </w:pPr>
      <w:bookmarkStart w:id="12" w:name="_Toc70154497"/>
      <w:r w:rsidRPr="00CB1C0A">
        <w:rPr>
          <w:b/>
          <w:sz w:val="28"/>
          <w:szCs w:val="28"/>
        </w:rPr>
        <w:lastRenderedPageBreak/>
        <w:t>Overall System Design</w:t>
      </w:r>
      <w:bookmarkEnd w:id="12"/>
    </w:p>
    <w:p w14:paraId="29BE4F19" w14:textId="4C000278" w:rsidR="003641A8" w:rsidRDefault="00D976B2" w:rsidP="00D976B2">
      <w:pPr>
        <w:pStyle w:val="Heading2"/>
        <w:ind w:left="990"/>
      </w:pPr>
      <w:r>
        <w:t>6.1.</w:t>
      </w:r>
      <w:r w:rsidR="003641A8">
        <w:t xml:space="preserve"> </w:t>
      </w:r>
      <w:bookmarkStart w:id="13" w:name="_Toc70154498"/>
      <w:r w:rsidR="003641A8">
        <w:t>Overall System Architecture</w:t>
      </w:r>
      <w:bookmarkEnd w:id="13"/>
    </w:p>
    <w:p w14:paraId="793DE43A" w14:textId="3683FF94" w:rsidR="00424D4A" w:rsidRDefault="00766562" w:rsidP="00424D4A">
      <w:r>
        <w:rPr>
          <w:noProof/>
        </w:rPr>
        <w:drawing>
          <wp:anchor distT="0" distB="0" distL="114300" distR="114300" simplePos="0" relativeHeight="251658242" behindDoc="0" locked="0" layoutInCell="1" allowOverlap="1" wp14:anchorId="5550ED77" wp14:editId="33942D4F">
            <wp:simplePos x="0" y="0"/>
            <wp:positionH relativeFrom="margin">
              <wp:align>right</wp:align>
            </wp:positionH>
            <wp:positionV relativeFrom="paragraph">
              <wp:posOffset>983615</wp:posOffset>
            </wp:positionV>
            <wp:extent cx="5943600" cy="362458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624580"/>
                    </a:xfrm>
                    <a:prstGeom prst="rect">
                      <a:avLst/>
                    </a:prstGeom>
                  </pic:spPr>
                </pic:pic>
              </a:graphicData>
            </a:graphic>
          </wp:anchor>
        </w:drawing>
      </w:r>
      <w:r w:rsidR="00424D4A" w:rsidRPr="4077720F">
        <w:t xml:space="preserve">The overall design of the </w:t>
      </w:r>
      <w:proofErr w:type="spellStart"/>
      <w:r w:rsidR="00424D4A" w:rsidRPr="4077720F">
        <w:t>Electrogrid</w:t>
      </w:r>
      <w:proofErr w:type="spellEnd"/>
      <w:r w:rsidR="00424D4A" w:rsidRPr="4077720F">
        <w:t xml:space="preserve"> system </w:t>
      </w:r>
      <w:r w:rsidR="00B54AB0" w:rsidRPr="4077720F">
        <w:t xml:space="preserve">is shown </w:t>
      </w:r>
      <w:r w:rsidR="00424D4A" w:rsidRPr="4077720F">
        <w:t xml:space="preserve">in the following figure. Stakeholders who </w:t>
      </w:r>
      <w:r w:rsidR="2D4AF53C" w:rsidRPr="4077720F">
        <w:t>interface</w:t>
      </w:r>
      <w:r w:rsidR="00424D4A" w:rsidRPr="4077720F">
        <w:t xml:space="preserve"> with the system </w:t>
      </w:r>
      <w:r w:rsidR="2D4AF53C" w:rsidRPr="4077720F">
        <w:t xml:space="preserve">directly </w:t>
      </w:r>
      <w:r w:rsidR="00424D4A" w:rsidRPr="4077720F">
        <w:t xml:space="preserve">may </w:t>
      </w:r>
      <w:r w:rsidR="2D4AF53C" w:rsidRPr="4077720F">
        <w:t xml:space="preserve">utilize a variety of </w:t>
      </w:r>
      <w:r w:rsidR="00424D4A" w:rsidRPr="4077720F">
        <w:t xml:space="preserve">client applications </w:t>
      </w:r>
      <w:r w:rsidR="2D4AF53C" w:rsidRPr="4077720F">
        <w:t>depending</w:t>
      </w:r>
      <w:r w:rsidR="00424D4A" w:rsidRPr="4077720F">
        <w:t xml:space="preserve"> on their role</w:t>
      </w:r>
      <w:r w:rsidR="2D4AF53C" w:rsidRPr="4077720F">
        <w:t>; however,</w:t>
      </w:r>
      <w:r w:rsidR="00B54AB0" w:rsidRPr="4077720F">
        <w:t xml:space="preserve"> the client applications </w:t>
      </w:r>
      <w:r w:rsidR="2D4AF53C" w:rsidRPr="4077720F">
        <w:t>were</w:t>
      </w:r>
      <w:r w:rsidR="00B54AB0" w:rsidRPr="4077720F">
        <w:t xml:space="preserve"> not developed </w:t>
      </w:r>
      <w:r w:rsidR="2D4AF53C" w:rsidRPr="4077720F">
        <w:t xml:space="preserve">as part of </w:t>
      </w:r>
      <w:r w:rsidR="00B54AB0" w:rsidRPr="4077720F">
        <w:t xml:space="preserve">this project. </w:t>
      </w:r>
      <w:r w:rsidR="2D4AF53C" w:rsidRPr="4077720F">
        <w:t>Instead</w:t>
      </w:r>
      <w:r w:rsidR="00B54AB0" w:rsidRPr="4077720F">
        <w:t xml:space="preserve"> of the client applications </w:t>
      </w:r>
      <w:r w:rsidR="2D4AF53C" w:rsidRPr="4077720F">
        <w:t>shown</w:t>
      </w:r>
      <w:r w:rsidR="00B54AB0" w:rsidRPr="4077720F">
        <w:t xml:space="preserve"> in the </w:t>
      </w:r>
      <w:r w:rsidR="2D4AF53C" w:rsidRPr="4077720F">
        <w:t>diagram, a test client was used</w:t>
      </w:r>
      <w:r w:rsidR="00B54AB0" w:rsidRPr="4077720F">
        <w:t>.</w:t>
      </w:r>
    </w:p>
    <w:p w14:paraId="539C5EC1" w14:textId="1556675D" w:rsidR="00962464" w:rsidRPr="00424D4A" w:rsidRDefault="00962464" w:rsidP="00424D4A"/>
    <w:p w14:paraId="6102C12A" w14:textId="73F02775" w:rsidR="003641A8" w:rsidRDefault="003641A8" w:rsidP="003641A8"/>
    <w:p w14:paraId="6E62DD84" w14:textId="6D51554C" w:rsidR="00B54AB0" w:rsidRDefault="00B54AB0" w:rsidP="003641A8"/>
    <w:p w14:paraId="486C2991" w14:textId="73E23951" w:rsidR="003C5735" w:rsidRDefault="003C5735" w:rsidP="003641A8"/>
    <w:p w14:paraId="677D6740" w14:textId="2672824B" w:rsidR="003C5735" w:rsidRDefault="003C5735" w:rsidP="003641A8"/>
    <w:p w14:paraId="22630EA6" w14:textId="2D76569C" w:rsidR="003C5735" w:rsidRDefault="003C5735" w:rsidP="003641A8"/>
    <w:p w14:paraId="7345CBD4" w14:textId="2E51B0FB" w:rsidR="00962464" w:rsidRDefault="00962464" w:rsidP="003641A8"/>
    <w:p w14:paraId="731931A9" w14:textId="7F322732" w:rsidR="00962464" w:rsidRDefault="00962464" w:rsidP="003641A8"/>
    <w:p w14:paraId="02CD0BBD" w14:textId="04EBAE66" w:rsidR="003641A8" w:rsidRDefault="00AF2FFA" w:rsidP="00D50C1A">
      <w:pPr>
        <w:pStyle w:val="Heading2"/>
        <w:numPr>
          <w:ilvl w:val="1"/>
          <w:numId w:val="16"/>
        </w:numPr>
      </w:pPr>
      <w:r>
        <w:rPr>
          <w:noProof/>
        </w:rPr>
        <w:lastRenderedPageBreak/>
        <w:drawing>
          <wp:anchor distT="0" distB="0" distL="114300" distR="114300" simplePos="0" relativeHeight="251658246" behindDoc="0" locked="0" layoutInCell="1" allowOverlap="1" wp14:anchorId="74F834F7" wp14:editId="7FA22D2B">
            <wp:simplePos x="0" y="0"/>
            <wp:positionH relativeFrom="margin">
              <wp:posOffset>-495300</wp:posOffset>
            </wp:positionH>
            <wp:positionV relativeFrom="paragraph">
              <wp:posOffset>400050</wp:posOffset>
            </wp:positionV>
            <wp:extent cx="6941820" cy="4922520"/>
            <wp:effectExtent l="0" t="0" r="0" b="0"/>
            <wp:wrapSquare wrapText="bothSides"/>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cstate="hqprint">
                      <a:extLst>
                        <a:ext uri="{28A0092B-C50C-407E-A947-70E740481C1C}">
                          <a14:useLocalDpi xmlns:a14="http://schemas.microsoft.com/office/drawing/2010/main"/>
                        </a:ext>
                      </a:extLst>
                    </a:blip>
                    <a:stretch>
                      <a:fillRect/>
                    </a:stretch>
                  </pic:blipFill>
                  <pic:spPr>
                    <a:xfrm>
                      <a:off x="0" y="0"/>
                      <a:ext cx="6941820" cy="4922520"/>
                    </a:xfrm>
                    <a:prstGeom prst="rect">
                      <a:avLst/>
                    </a:prstGeom>
                  </pic:spPr>
                </pic:pic>
              </a:graphicData>
            </a:graphic>
            <wp14:sizeRelH relativeFrom="margin">
              <wp14:pctWidth>0</wp14:pctWidth>
            </wp14:sizeRelH>
            <wp14:sizeRelV relativeFrom="margin">
              <wp14:pctHeight>0</wp14:pctHeight>
            </wp14:sizeRelV>
          </wp:anchor>
        </w:drawing>
      </w:r>
      <w:r w:rsidR="00BE06F5">
        <w:t xml:space="preserve"> </w:t>
      </w:r>
      <w:bookmarkStart w:id="14" w:name="_Toc70154499"/>
      <w:r w:rsidR="00BE06F5">
        <w:t>Overall D</w:t>
      </w:r>
      <w:bookmarkEnd w:id="14"/>
      <w:r w:rsidR="00D30BFC">
        <w:t>B Design (ER Diagram)</w:t>
      </w:r>
    </w:p>
    <w:p w14:paraId="6399A9CD" w14:textId="2E926C03" w:rsidR="00E51CA7" w:rsidRPr="00E51CA7" w:rsidRDefault="00E51CA7" w:rsidP="00E51CA7"/>
    <w:p w14:paraId="1E879EB4" w14:textId="464A15EA" w:rsidR="002D0A9D" w:rsidRDefault="002D0A9D" w:rsidP="002D0A9D"/>
    <w:p w14:paraId="55E78454" w14:textId="6EE4D4FD" w:rsidR="002D0A9D" w:rsidRDefault="002D0A9D" w:rsidP="002D0A9D"/>
    <w:p w14:paraId="170753A7" w14:textId="77777777" w:rsidR="002D0A9D" w:rsidRDefault="002D0A9D" w:rsidP="002D0A9D"/>
    <w:p w14:paraId="7E2A5A6D" w14:textId="77777777" w:rsidR="002D0A9D" w:rsidRDefault="002D0A9D" w:rsidP="002D0A9D"/>
    <w:p w14:paraId="473E4B26" w14:textId="77777777" w:rsidR="002D0A9D" w:rsidRDefault="002D0A9D" w:rsidP="002D0A9D"/>
    <w:p w14:paraId="16B46C1F" w14:textId="77777777" w:rsidR="002D0A9D" w:rsidRDefault="002D0A9D" w:rsidP="002D0A9D"/>
    <w:p w14:paraId="481D0330" w14:textId="273A9F13" w:rsidR="00C12549" w:rsidRDefault="009C202D" w:rsidP="00D50C1A">
      <w:pPr>
        <w:pStyle w:val="Heading2"/>
        <w:numPr>
          <w:ilvl w:val="1"/>
          <w:numId w:val="16"/>
        </w:numPr>
      </w:pPr>
      <w:bookmarkStart w:id="15" w:name="_Toc70154501"/>
      <w:r>
        <w:rPr>
          <w:noProof/>
        </w:rPr>
        <w:lastRenderedPageBreak/>
        <w:drawing>
          <wp:anchor distT="0" distB="0" distL="114300" distR="114300" simplePos="0" relativeHeight="251658245" behindDoc="0" locked="0" layoutInCell="1" allowOverlap="1" wp14:anchorId="416EFA45" wp14:editId="0BABC98E">
            <wp:simplePos x="0" y="0"/>
            <wp:positionH relativeFrom="margin">
              <wp:posOffset>-635</wp:posOffset>
            </wp:positionH>
            <wp:positionV relativeFrom="paragraph">
              <wp:posOffset>466725</wp:posOffset>
            </wp:positionV>
            <wp:extent cx="6306185" cy="3286125"/>
            <wp:effectExtent l="0" t="0" r="0" b="9525"/>
            <wp:wrapSquare wrapText="bothSides"/>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1" cstate="hqprint">
                      <a:extLst>
                        <a:ext uri="{28A0092B-C50C-407E-A947-70E740481C1C}">
                          <a14:useLocalDpi xmlns:a14="http://schemas.microsoft.com/office/drawing/2010/main"/>
                        </a:ext>
                      </a:extLst>
                    </a:blip>
                    <a:stretch>
                      <a:fillRect/>
                    </a:stretch>
                  </pic:blipFill>
                  <pic:spPr>
                    <a:xfrm>
                      <a:off x="0" y="0"/>
                      <a:ext cx="6306185" cy="3286125"/>
                    </a:xfrm>
                    <a:prstGeom prst="rect">
                      <a:avLst/>
                    </a:prstGeom>
                  </pic:spPr>
                </pic:pic>
              </a:graphicData>
            </a:graphic>
            <wp14:sizeRelH relativeFrom="margin">
              <wp14:pctWidth>0</wp14:pctWidth>
            </wp14:sizeRelH>
            <wp14:sizeRelV relativeFrom="margin">
              <wp14:pctHeight>0</wp14:pctHeight>
            </wp14:sizeRelV>
          </wp:anchor>
        </w:drawing>
      </w:r>
      <w:r w:rsidR="00DA2818">
        <w:t xml:space="preserve"> </w:t>
      </w:r>
      <w:r w:rsidR="00C53723">
        <w:t>Overall Activity Diagram</w:t>
      </w:r>
    </w:p>
    <w:p w14:paraId="47620BB9" w14:textId="4561A916" w:rsidR="007359BD" w:rsidRDefault="009C202D" w:rsidP="007359BD">
      <w:r>
        <w:rPr>
          <w:b/>
          <w:bCs/>
          <w:noProof/>
        </w:rPr>
        <w:drawing>
          <wp:anchor distT="0" distB="0" distL="114300" distR="114300" simplePos="0" relativeHeight="251658244" behindDoc="0" locked="0" layoutInCell="1" allowOverlap="1" wp14:anchorId="69F1A768" wp14:editId="585FF4AC">
            <wp:simplePos x="0" y="0"/>
            <wp:positionH relativeFrom="margin">
              <wp:align>left</wp:align>
            </wp:positionH>
            <wp:positionV relativeFrom="paragraph">
              <wp:posOffset>3725545</wp:posOffset>
            </wp:positionV>
            <wp:extent cx="3333750" cy="4108420"/>
            <wp:effectExtent l="0" t="0" r="0" b="6985"/>
            <wp:wrapSquare wrapText="bothSides"/>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22" cstate="hqprint">
                      <a:extLst>
                        <a:ext uri="{28A0092B-C50C-407E-A947-70E740481C1C}">
                          <a14:useLocalDpi xmlns:a14="http://schemas.microsoft.com/office/drawing/2010/main"/>
                        </a:ext>
                      </a:extLst>
                    </a:blip>
                    <a:stretch>
                      <a:fillRect/>
                    </a:stretch>
                  </pic:blipFill>
                  <pic:spPr>
                    <a:xfrm>
                      <a:off x="0" y="0"/>
                      <a:ext cx="3333750" cy="4108420"/>
                    </a:xfrm>
                    <a:prstGeom prst="rect">
                      <a:avLst/>
                    </a:prstGeom>
                  </pic:spPr>
                </pic:pic>
              </a:graphicData>
            </a:graphic>
          </wp:anchor>
        </w:drawing>
      </w:r>
    </w:p>
    <w:p w14:paraId="21B7A809" w14:textId="53EF49B3" w:rsidR="007359BD" w:rsidRPr="007359BD" w:rsidRDefault="007359BD" w:rsidP="007359BD"/>
    <w:p w14:paraId="7396E774" w14:textId="6017A9A1" w:rsidR="00AC6BD1" w:rsidRDefault="00AC6BD1" w:rsidP="00D01C9F"/>
    <w:p w14:paraId="7CA44C01" w14:textId="08730A0F" w:rsidR="00D01C9F" w:rsidRPr="00AC6BD1" w:rsidRDefault="00D01C9F" w:rsidP="00D01C9F">
      <w:pPr>
        <w:rPr>
          <w:b/>
          <w:bCs/>
        </w:rPr>
      </w:pPr>
    </w:p>
    <w:p w14:paraId="31D54589" w14:textId="77777777" w:rsidR="00053407" w:rsidRDefault="00053407" w:rsidP="00053407"/>
    <w:p w14:paraId="19235E62" w14:textId="5C1622DC" w:rsidR="00053407" w:rsidRDefault="00053407" w:rsidP="00053407"/>
    <w:p w14:paraId="03D0888C" w14:textId="77777777" w:rsidR="00053407" w:rsidRDefault="00053407" w:rsidP="00053407"/>
    <w:p w14:paraId="62F06008" w14:textId="77777777" w:rsidR="00053407" w:rsidRDefault="00053407" w:rsidP="00053407"/>
    <w:p w14:paraId="4C6798E2" w14:textId="77777777" w:rsidR="00053407" w:rsidRDefault="00053407" w:rsidP="00053407"/>
    <w:p w14:paraId="4C34F2F6" w14:textId="77777777" w:rsidR="00053407" w:rsidRDefault="00053407" w:rsidP="00053407"/>
    <w:p w14:paraId="59562B3B" w14:textId="77777777" w:rsidR="00053407" w:rsidRDefault="00053407" w:rsidP="00053407"/>
    <w:p w14:paraId="063FEA15" w14:textId="77777777" w:rsidR="00053407" w:rsidRDefault="00053407" w:rsidP="00053407"/>
    <w:p w14:paraId="6AEA287B" w14:textId="77777777" w:rsidR="00053407" w:rsidRPr="00053407" w:rsidRDefault="00053407" w:rsidP="00053407"/>
    <w:p w14:paraId="5CCFC14A" w14:textId="793DCE92" w:rsidR="00210AFA" w:rsidRPr="00210AFA" w:rsidRDefault="00521BDD" w:rsidP="00D50C1A">
      <w:pPr>
        <w:pStyle w:val="Heading1"/>
        <w:numPr>
          <w:ilvl w:val="0"/>
          <w:numId w:val="16"/>
        </w:numPr>
      </w:pPr>
      <w:r>
        <w:lastRenderedPageBreak/>
        <w:t>Individual Sections</w:t>
      </w:r>
      <w:bookmarkEnd w:id="15"/>
    </w:p>
    <w:p w14:paraId="5FE41436" w14:textId="747293EA" w:rsidR="00365A5B" w:rsidRPr="00A06049" w:rsidRDefault="00365A5B" w:rsidP="00A06049">
      <w:pPr>
        <w:pStyle w:val="ListParagraph"/>
        <w:numPr>
          <w:ilvl w:val="1"/>
          <w:numId w:val="16"/>
        </w:numPr>
        <w:rPr>
          <w:b/>
          <w:sz w:val="28"/>
          <w:szCs w:val="28"/>
        </w:rPr>
      </w:pPr>
      <w:r w:rsidRPr="00A06049">
        <w:rPr>
          <w:b/>
          <w:sz w:val="28"/>
          <w:szCs w:val="28"/>
        </w:rPr>
        <w:t>IT</w:t>
      </w:r>
      <w:r w:rsidR="00772B3B" w:rsidRPr="00A06049">
        <w:rPr>
          <w:b/>
          <w:sz w:val="28"/>
          <w:szCs w:val="28"/>
        </w:rPr>
        <w:t>20012342</w:t>
      </w:r>
      <w:r w:rsidRPr="00A06049">
        <w:rPr>
          <w:b/>
          <w:sz w:val="28"/>
          <w:szCs w:val="28"/>
        </w:rPr>
        <w:t xml:space="preserve"> </w:t>
      </w:r>
      <w:r w:rsidR="00B64E12" w:rsidRPr="00A06049">
        <w:rPr>
          <w:b/>
          <w:sz w:val="28"/>
          <w:szCs w:val="28"/>
        </w:rPr>
        <w:t>Sanjeewa J.M.I.P.</w:t>
      </w:r>
    </w:p>
    <w:p w14:paraId="76D71473" w14:textId="77777777" w:rsidR="00210AFA" w:rsidRDefault="00210AFA" w:rsidP="00772B3B">
      <w:pPr>
        <w:pStyle w:val="ListParagraph"/>
        <w:ind w:left="450"/>
        <w:rPr>
          <w:b/>
          <w:sz w:val="28"/>
          <w:szCs w:val="28"/>
        </w:rPr>
      </w:pPr>
    </w:p>
    <w:p w14:paraId="75287927" w14:textId="7DE77325" w:rsidR="00210AFA" w:rsidRPr="00210AFA" w:rsidRDefault="00210AFA" w:rsidP="00D50C1A">
      <w:pPr>
        <w:pStyle w:val="Heading2"/>
        <w:numPr>
          <w:ilvl w:val="2"/>
          <w:numId w:val="16"/>
        </w:numPr>
      </w:pPr>
      <w:bookmarkStart w:id="16" w:name="_Toc70154502"/>
      <w:r>
        <w:t>User Service</w:t>
      </w:r>
      <w:bookmarkEnd w:id="16"/>
      <w:r>
        <w:t xml:space="preserve"> &amp; Breakdown Service</w:t>
      </w:r>
    </w:p>
    <w:p w14:paraId="1B474CDC" w14:textId="2B49B2AB" w:rsidR="00C80561" w:rsidRDefault="00054B0B" w:rsidP="00C80561">
      <w:r>
        <w:rPr>
          <w:noProof/>
        </w:rPr>
        <w:drawing>
          <wp:inline distT="0" distB="0" distL="0" distR="0" wp14:anchorId="0C211F7D" wp14:editId="075A862D">
            <wp:extent cx="5943600" cy="2047240"/>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3"/>
                    <a:stretch>
                      <a:fillRect/>
                    </a:stretch>
                  </pic:blipFill>
                  <pic:spPr>
                    <a:xfrm>
                      <a:off x="0" y="0"/>
                      <a:ext cx="5943600" cy="2047240"/>
                    </a:xfrm>
                    <a:prstGeom prst="rect">
                      <a:avLst/>
                    </a:prstGeom>
                  </pic:spPr>
                </pic:pic>
              </a:graphicData>
            </a:graphic>
          </wp:inline>
        </w:drawing>
      </w:r>
    </w:p>
    <w:p w14:paraId="79BEBFA8" w14:textId="45580C0F" w:rsidR="0063151D" w:rsidRPr="00365A5B" w:rsidRDefault="00DF4D7A" w:rsidP="00DF4D7A">
      <w:pPr>
        <w:rPr>
          <w:b/>
          <w:sz w:val="28"/>
          <w:szCs w:val="28"/>
        </w:rPr>
      </w:pPr>
      <w:r>
        <w:rPr>
          <w:b/>
          <w:noProof/>
          <w:sz w:val="28"/>
          <w:szCs w:val="28"/>
        </w:rPr>
        <w:drawing>
          <wp:inline distT="0" distB="0" distL="0" distR="0" wp14:anchorId="068E3387" wp14:editId="743A4B24">
            <wp:extent cx="5943600" cy="1840865"/>
            <wp:effectExtent l="0" t="0" r="0" b="698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840865"/>
                    </a:xfrm>
                    <a:prstGeom prst="rect">
                      <a:avLst/>
                    </a:prstGeom>
                  </pic:spPr>
                </pic:pic>
              </a:graphicData>
            </a:graphic>
          </wp:inline>
        </w:drawing>
      </w:r>
    </w:p>
    <w:p w14:paraId="3F8F29F5" w14:textId="77777777" w:rsidR="00210AFA" w:rsidRDefault="00210AFA" w:rsidP="005D0984"/>
    <w:p w14:paraId="4D10FE87" w14:textId="77777777" w:rsidR="00E12BE1" w:rsidRDefault="00E12BE1" w:rsidP="00E12BE1">
      <w:r>
        <w:t xml:space="preserve">User Service is responsible for managing all the users who are directly interacting with all web services of </w:t>
      </w:r>
      <w:proofErr w:type="spellStart"/>
      <w:r>
        <w:t>ElectroGrid</w:t>
      </w:r>
      <w:proofErr w:type="spellEnd"/>
      <w:r>
        <w:t xml:space="preserve"> system. User service maintain user details, maintain user roles, maintain login functionality to the system by validating username &amp; password and user can reset the password by providing the reset code when password is forgotten.</w:t>
      </w:r>
    </w:p>
    <w:p w14:paraId="48197BE5" w14:textId="77777777" w:rsidR="0058266D" w:rsidRDefault="0058266D" w:rsidP="005D0984"/>
    <w:p w14:paraId="5D891BEE" w14:textId="2BD89A3B" w:rsidR="00C12D3B" w:rsidRDefault="003D7A95" w:rsidP="006C0108">
      <w:r>
        <w:t>Breakdown</w:t>
      </w:r>
      <w:r w:rsidR="0058266D">
        <w:t xml:space="preserve"> Service is responsible for managing all </w:t>
      </w:r>
      <w:r w:rsidR="00353152">
        <w:t xml:space="preserve">the </w:t>
      </w:r>
      <w:r w:rsidR="003A712B">
        <w:t>breakdown complains</w:t>
      </w:r>
      <w:r w:rsidR="0058266D">
        <w:t xml:space="preserve"> </w:t>
      </w:r>
      <w:r w:rsidR="003A712B">
        <w:t>by</w:t>
      </w:r>
      <w:r w:rsidR="0058266D">
        <w:t xml:space="preserve"> directly interacting with </w:t>
      </w:r>
      <w:r w:rsidR="00854AC3">
        <w:t>relevant</w:t>
      </w:r>
      <w:r w:rsidR="0058266D">
        <w:t xml:space="preserve"> web services of </w:t>
      </w:r>
      <w:proofErr w:type="spellStart"/>
      <w:r w:rsidR="003C7B6C">
        <w:t>ElectroGrid</w:t>
      </w:r>
      <w:proofErr w:type="spellEnd"/>
      <w:r w:rsidR="0058266D">
        <w:t xml:space="preserve"> system. </w:t>
      </w:r>
      <w:r w:rsidR="003C7B6C">
        <w:t>Breakdown service</w:t>
      </w:r>
      <w:r w:rsidR="0058266D">
        <w:t xml:space="preserve"> maintain</w:t>
      </w:r>
      <w:r w:rsidR="002F1E5C">
        <w:t>s</w:t>
      </w:r>
      <w:r w:rsidR="0058266D">
        <w:t xml:space="preserve"> </w:t>
      </w:r>
      <w:r w:rsidR="00D05711">
        <w:t>breakdown</w:t>
      </w:r>
      <w:r w:rsidR="0058266D">
        <w:t xml:space="preserve"> details and </w:t>
      </w:r>
      <w:r w:rsidR="00EE2974">
        <w:t xml:space="preserve">the user can </w:t>
      </w:r>
      <w:r w:rsidR="005215C3">
        <w:t>perform modifications</w:t>
      </w:r>
      <w:r w:rsidR="00EE2974">
        <w:t xml:space="preserve"> when modifications needed.</w:t>
      </w:r>
      <w:r w:rsidR="00F74324">
        <w:t xml:space="preserve"> </w:t>
      </w:r>
      <w:r w:rsidR="00215107">
        <w:t>T</w:t>
      </w:r>
      <w:r w:rsidR="003D1317">
        <w:t>he date and time of breakdown insert</w:t>
      </w:r>
      <w:r w:rsidR="00C42986">
        <w:t xml:space="preserve">ion is automatically </w:t>
      </w:r>
      <w:r w:rsidR="002000CD">
        <w:t xml:space="preserve">recorded in the database. </w:t>
      </w:r>
      <w:r w:rsidR="004B47C5">
        <w:t xml:space="preserve">Admin must update the status </w:t>
      </w:r>
      <w:r w:rsidR="00B10610">
        <w:t>relevant to complain.</w:t>
      </w:r>
      <w:r w:rsidR="0058266D">
        <w:t xml:space="preserve"> </w:t>
      </w:r>
    </w:p>
    <w:p w14:paraId="4805C7FE" w14:textId="770104E0" w:rsidR="00F74324" w:rsidRPr="005347F2" w:rsidRDefault="00F74324" w:rsidP="00A06049">
      <w:pPr>
        <w:pStyle w:val="Heading4"/>
        <w:numPr>
          <w:ilvl w:val="2"/>
          <w:numId w:val="16"/>
        </w:numPr>
      </w:pPr>
      <w:r>
        <w:lastRenderedPageBreak/>
        <w:t xml:space="preserve"> Activi</w:t>
      </w:r>
      <w:r w:rsidR="00E25A1E">
        <w:t xml:space="preserve">ty Diagrams </w:t>
      </w:r>
    </w:p>
    <w:p w14:paraId="209F6C48" w14:textId="5284E739" w:rsidR="00B05385" w:rsidRPr="00B05385" w:rsidRDefault="0079602D" w:rsidP="00B05385">
      <w:r>
        <w:rPr>
          <w:noProof/>
        </w:rPr>
        <w:drawing>
          <wp:inline distT="0" distB="0" distL="0" distR="0" wp14:anchorId="4FA75218" wp14:editId="7B618A0D">
            <wp:extent cx="5943600" cy="7614285"/>
            <wp:effectExtent l="0" t="0" r="0" b="5715"/>
            <wp:docPr id="53" name="Picture 5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 schematic&#10;&#10;Description automatically generated"/>
                    <pic:cNvPicPr/>
                  </pic:nvPicPr>
                  <pic:blipFill>
                    <a:blip r:embed="rId25" cstate="hqprint">
                      <a:extLst>
                        <a:ext uri="{28A0092B-C50C-407E-A947-70E740481C1C}">
                          <a14:useLocalDpi xmlns:a14="http://schemas.microsoft.com/office/drawing/2010/main"/>
                        </a:ext>
                      </a:extLst>
                    </a:blip>
                    <a:stretch>
                      <a:fillRect/>
                    </a:stretch>
                  </pic:blipFill>
                  <pic:spPr>
                    <a:xfrm>
                      <a:off x="0" y="0"/>
                      <a:ext cx="5943600" cy="7614285"/>
                    </a:xfrm>
                    <a:prstGeom prst="rect">
                      <a:avLst/>
                    </a:prstGeom>
                  </pic:spPr>
                </pic:pic>
              </a:graphicData>
            </a:graphic>
          </wp:inline>
        </w:drawing>
      </w:r>
    </w:p>
    <w:p w14:paraId="59E30FD7" w14:textId="3385A946" w:rsidR="00A244CA" w:rsidRPr="009358CD" w:rsidRDefault="005347F2" w:rsidP="00D50C1A">
      <w:pPr>
        <w:pStyle w:val="ListParagraph"/>
        <w:numPr>
          <w:ilvl w:val="2"/>
          <w:numId w:val="16"/>
        </w:numPr>
        <w:spacing w:before="0" w:after="0"/>
        <w:jc w:val="left"/>
        <w:rPr>
          <w:b/>
          <w:bCs/>
        </w:rPr>
      </w:pPr>
      <w:r w:rsidRPr="009358CD">
        <w:rPr>
          <w:b/>
          <w:bCs/>
        </w:rPr>
        <w:lastRenderedPageBreak/>
        <w:t>Class Diagram</w:t>
      </w:r>
    </w:p>
    <w:p w14:paraId="7CC57FAD" w14:textId="0C2E318F" w:rsidR="008B3938" w:rsidRDefault="00EC6DF4" w:rsidP="008B3938">
      <w:pPr>
        <w:spacing w:before="0" w:after="0"/>
        <w:rPr>
          <w:b/>
          <w:bCs/>
        </w:rPr>
      </w:pPr>
      <w:r>
        <w:rPr>
          <w:b/>
          <w:bCs/>
          <w:noProof/>
        </w:rPr>
        <w:drawing>
          <wp:anchor distT="0" distB="0" distL="114300" distR="114300" simplePos="0" relativeHeight="251658247" behindDoc="0" locked="0" layoutInCell="1" allowOverlap="1" wp14:anchorId="67A6C8A8" wp14:editId="67FA1D2A">
            <wp:simplePos x="0" y="0"/>
            <wp:positionH relativeFrom="margin">
              <wp:align>center</wp:align>
            </wp:positionH>
            <wp:positionV relativeFrom="paragraph">
              <wp:posOffset>136746</wp:posOffset>
            </wp:positionV>
            <wp:extent cx="4929809" cy="3661541"/>
            <wp:effectExtent l="0" t="0" r="4445" b="0"/>
            <wp:wrapSquare wrapText="bothSides"/>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6" cstate="hqprint">
                      <a:extLst>
                        <a:ext uri="{28A0092B-C50C-407E-A947-70E740481C1C}">
                          <a14:useLocalDpi xmlns:a14="http://schemas.microsoft.com/office/drawing/2010/main"/>
                        </a:ext>
                      </a:extLst>
                    </a:blip>
                    <a:stretch>
                      <a:fillRect/>
                    </a:stretch>
                  </pic:blipFill>
                  <pic:spPr>
                    <a:xfrm>
                      <a:off x="0" y="0"/>
                      <a:ext cx="4929809" cy="3661541"/>
                    </a:xfrm>
                    <a:prstGeom prst="rect">
                      <a:avLst/>
                    </a:prstGeom>
                  </pic:spPr>
                </pic:pic>
              </a:graphicData>
            </a:graphic>
          </wp:anchor>
        </w:drawing>
      </w:r>
    </w:p>
    <w:p w14:paraId="503E482C" w14:textId="122763D9" w:rsidR="008B3938" w:rsidRPr="008B3938" w:rsidRDefault="008B3938" w:rsidP="008B3938">
      <w:pPr>
        <w:spacing w:before="0" w:after="0"/>
        <w:rPr>
          <w:b/>
          <w:bCs/>
        </w:rPr>
      </w:pPr>
    </w:p>
    <w:p w14:paraId="16794E5D" w14:textId="77777777" w:rsidR="00075270" w:rsidRPr="008B3938" w:rsidRDefault="00075270" w:rsidP="008B3938">
      <w:pPr>
        <w:spacing w:before="0" w:after="0"/>
        <w:rPr>
          <w:b/>
          <w:bCs/>
        </w:rPr>
      </w:pPr>
    </w:p>
    <w:p w14:paraId="70D864FF" w14:textId="77777777" w:rsidR="00AB1E15" w:rsidRDefault="00AB1E15" w:rsidP="008B3938">
      <w:pPr>
        <w:spacing w:before="0" w:after="0"/>
        <w:rPr>
          <w:b/>
          <w:bCs/>
        </w:rPr>
      </w:pPr>
    </w:p>
    <w:p w14:paraId="2142A475" w14:textId="77777777" w:rsidR="00AB1E15" w:rsidRDefault="00AB1E15" w:rsidP="008B3938">
      <w:pPr>
        <w:spacing w:before="0" w:after="0"/>
        <w:rPr>
          <w:b/>
          <w:bCs/>
        </w:rPr>
      </w:pPr>
    </w:p>
    <w:p w14:paraId="526F04D0" w14:textId="77777777" w:rsidR="00AB1E15" w:rsidRDefault="00AB1E15" w:rsidP="008B3938">
      <w:pPr>
        <w:spacing w:before="0" w:after="0"/>
        <w:rPr>
          <w:b/>
          <w:bCs/>
        </w:rPr>
      </w:pPr>
    </w:p>
    <w:p w14:paraId="55449029" w14:textId="77777777" w:rsidR="00AB1E15" w:rsidRDefault="00AB1E15" w:rsidP="008B3938">
      <w:pPr>
        <w:spacing w:before="0" w:after="0"/>
        <w:rPr>
          <w:b/>
          <w:bCs/>
        </w:rPr>
      </w:pPr>
    </w:p>
    <w:p w14:paraId="155673DB" w14:textId="77777777" w:rsidR="00AB1E15" w:rsidRDefault="00AB1E15" w:rsidP="008B3938">
      <w:pPr>
        <w:spacing w:before="0" w:after="0"/>
        <w:rPr>
          <w:b/>
          <w:bCs/>
        </w:rPr>
      </w:pPr>
    </w:p>
    <w:p w14:paraId="654BEC5D" w14:textId="77777777" w:rsidR="00AB1E15" w:rsidRDefault="00AB1E15" w:rsidP="008B3938">
      <w:pPr>
        <w:spacing w:before="0" w:after="0"/>
        <w:rPr>
          <w:b/>
          <w:bCs/>
        </w:rPr>
      </w:pPr>
    </w:p>
    <w:p w14:paraId="45426F4D" w14:textId="77777777" w:rsidR="00AB1E15" w:rsidRDefault="00AB1E15" w:rsidP="008B3938">
      <w:pPr>
        <w:spacing w:before="0" w:after="0"/>
        <w:rPr>
          <w:b/>
          <w:bCs/>
        </w:rPr>
      </w:pPr>
    </w:p>
    <w:p w14:paraId="17D7F564" w14:textId="77777777" w:rsidR="00AB1E15" w:rsidRDefault="00AB1E15" w:rsidP="008B3938">
      <w:pPr>
        <w:spacing w:before="0" w:after="0"/>
        <w:rPr>
          <w:b/>
          <w:bCs/>
        </w:rPr>
      </w:pPr>
    </w:p>
    <w:p w14:paraId="53576479" w14:textId="77777777" w:rsidR="00AB1E15" w:rsidRDefault="00AB1E15" w:rsidP="008B3938">
      <w:pPr>
        <w:spacing w:before="0" w:after="0"/>
        <w:rPr>
          <w:b/>
          <w:bCs/>
        </w:rPr>
      </w:pPr>
    </w:p>
    <w:p w14:paraId="3A2547C9" w14:textId="77777777" w:rsidR="00AB1E15" w:rsidRDefault="00AB1E15" w:rsidP="008B3938">
      <w:pPr>
        <w:spacing w:before="0" w:after="0"/>
        <w:rPr>
          <w:b/>
          <w:bCs/>
        </w:rPr>
      </w:pPr>
    </w:p>
    <w:p w14:paraId="5855F224" w14:textId="77777777" w:rsidR="00AB1E15" w:rsidRDefault="00AB1E15" w:rsidP="008B3938">
      <w:pPr>
        <w:spacing w:before="0" w:after="0"/>
        <w:rPr>
          <w:b/>
          <w:bCs/>
        </w:rPr>
      </w:pPr>
    </w:p>
    <w:p w14:paraId="45E134C3" w14:textId="77777777" w:rsidR="00AB1E15" w:rsidRDefault="00AB1E15" w:rsidP="008B3938">
      <w:pPr>
        <w:spacing w:before="0" w:after="0"/>
        <w:rPr>
          <w:b/>
          <w:bCs/>
        </w:rPr>
      </w:pPr>
    </w:p>
    <w:p w14:paraId="5B1293AC" w14:textId="77777777" w:rsidR="00AB1E15" w:rsidRDefault="00AB1E15" w:rsidP="008B3938">
      <w:pPr>
        <w:spacing w:before="0" w:after="0"/>
        <w:rPr>
          <w:b/>
          <w:bCs/>
        </w:rPr>
      </w:pPr>
    </w:p>
    <w:p w14:paraId="52D80937" w14:textId="77777777" w:rsidR="00AB1E15" w:rsidRDefault="00AB1E15" w:rsidP="008B3938">
      <w:pPr>
        <w:spacing w:before="0" w:after="0"/>
        <w:rPr>
          <w:b/>
          <w:bCs/>
        </w:rPr>
      </w:pPr>
    </w:p>
    <w:p w14:paraId="55DC084F" w14:textId="77777777" w:rsidR="00AB1E15" w:rsidRDefault="00AB1E15" w:rsidP="008B3938">
      <w:pPr>
        <w:spacing w:before="0" w:after="0"/>
        <w:rPr>
          <w:b/>
          <w:bCs/>
        </w:rPr>
      </w:pPr>
    </w:p>
    <w:p w14:paraId="23F8F389" w14:textId="77777777" w:rsidR="00AB1E15" w:rsidRDefault="00AB1E15" w:rsidP="008B3938">
      <w:pPr>
        <w:spacing w:before="0" w:after="0"/>
        <w:rPr>
          <w:b/>
          <w:bCs/>
        </w:rPr>
      </w:pPr>
    </w:p>
    <w:p w14:paraId="43B6F2AF" w14:textId="77777777" w:rsidR="00AB1E15" w:rsidRDefault="00AB1E15" w:rsidP="008B3938">
      <w:pPr>
        <w:spacing w:before="0" w:after="0"/>
        <w:rPr>
          <w:b/>
          <w:bCs/>
        </w:rPr>
      </w:pPr>
    </w:p>
    <w:p w14:paraId="2FE32C7C" w14:textId="77777777" w:rsidR="00AB1E15" w:rsidRPr="008B3938" w:rsidRDefault="00AB1E15" w:rsidP="008B3938">
      <w:pPr>
        <w:spacing w:before="0" w:after="0"/>
        <w:rPr>
          <w:b/>
          <w:bCs/>
        </w:rPr>
      </w:pPr>
    </w:p>
    <w:p w14:paraId="6387029E" w14:textId="3B6A521F" w:rsidR="00A35862" w:rsidRDefault="00A35862" w:rsidP="00D50C1A">
      <w:pPr>
        <w:pStyle w:val="Heading3"/>
        <w:numPr>
          <w:ilvl w:val="2"/>
          <w:numId w:val="16"/>
        </w:numPr>
      </w:pPr>
      <w:bookmarkStart w:id="17" w:name="_Toc70154504"/>
      <w:r>
        <w:t>Service Development and Testing</w:t>
      </w:r>
      <w:bookmarkEnd w:id="17"/>
    </w:p>
    <w:p w14:paraId="74139EC9" w14:textId="60E86705" w:rsidR="002241BE" w:rsidRPr="00BE2E57" w:rsidRDefault="00BE2E57" w:rsidP="00D50C1A">
      <w:pPr>
        <w:pStyle w:val="ListParagraph"/>
        <w:numPr>
          <w:ilvl w:val="3"/>
          <w:numId w:val="16"/>
        </w:numPr>
        <w:rPr>
          <w:b/>
          <w:bCs/>
        </w:rPr>
      </w:pPr>
      <w:r>
        <w:rPr>
          <w:b/>
          <w:bCs/>
        </w:rPr>
        <w:t xml:space="preserve"> </w:t>
      </w:r>
      <w:r w:rsidR="002B16BC" w:rsidRPr="00BE2E57">
        <w:rPr>
          <w:b/>
          <w:bCs/>
        </w:rPr>
        <w:t>Tools Used</w:t>
      </w:r>
      <w:r w:rsidR="003367B2" w:rsidRPr="00BE2E57">
        <w:rPr>
          <w:b/>
          <w:bCs/>
        </w:rPr>
        <w:t xml:space="preserve"> </w:t>
      </w:r>
    </w:p>
    <w:p w14:paraId="563BDA74" w14:textId="77777777" w:rsidR="00E3697A" w:rsidRPr="009B7F34" w:rsidRDefault="00E3697A" w:rsidP="00E3697A">
      <w:pPr>
        <w:pStyle w:val="ListParagraph"/>
        <w:ind w:left="1080"/>
        <w:rPr>
          <w:b/>
          <w:bCs/>
        </w:rPr>
      </w:pPr>
    </w:p>
    <w:p w14:paraId="57B7ED10" w14:textId="7F853810" w:rsidR="003367B2" w:rsidRDefault="003367B2" w:rsidP="00D50C1A">
      <w:pPr>
        <w:pStyle w:val="ListParagraph"/>
        <w:numPr>
          <w:ilvl w:val="0"/>
          <w:numId w:val="6"/>
        </w:numPr>
        <w:ind w:left="450"/>
      </w:pPr>
      <w:r w:rsidRPr="0015345B">
        <w:rPr>
          <w:b/>
          <w:bCs/>
        </w:rPr>
        <w:t>Eclipse + JRE 1</w:t>
      </w:r>
      <w:r w:rsidR="008B05B1">
        <w:rPr>
          <w:b/>
          <w:bCs/>
        </w:rPr>
        <w:t>7</w:t>
      </w:r>
      <w:r w:rsidRPr="0015345B">
        <w:rPr>
          <w:b/>
          <w:bCs/>
        </w:rPr>
        <w:t xml:space="preserve">/JDK </w:t>
      </w:r>
      <w:r w:rsidR="008B05B1">
        <w:rPr>
          <w:b/>
          <w:bCs/>
        </w:rPr>
        <w:t>17</w:t>
      </w:r>
      <w:r w:rsidRPr="0015345B">
        <w:rPr>
          <w:b/>
          <w:bCs/>
        </w:rPr>
        <w:t xml:space="preserve"> + Apache Tomcat 9 </w:t>
      </w:r>
      <w:r w:rsidRPr="0015345B">
        <w:t>with</w:t>
      </w:r>
      <w:r w:rsidRPr="0015345B">
        <w:rPr>
          <w:b/>
          <w:bCs/>
        </w:rPr>
        <w:t xml:space="preserve"> Jersey</w:t>
      </w:r>
      <w:r>
        <w:t xml:space="preserve"> </w:t>
      </w:r>
      <w:r w:rsidRPr="0015345B">
        <w:rPr>
          <w:b/>
          <w:bCs/>
        </w:rPr>
        <w:t>Library</w:t>
      </w:r>
      <w:r>
        <w:t xml:space="preserve"> </w:t>
      </w:r>
      <w:r w:rsidR="00FC4F36">
        <w:t>were</w:t>
      </w:r>
      <w:r>
        <w:t xml:space="preserve"> used to develop the code base of the user service. </w:t>
      </w:r>
      <w:r w:rsidR="00EF320D">
        <w:t>The r</w:t>
      </w:r>
      <w:r>
        <w:t xml:space="preserve">eason for using the specific versions mentioned above was that they are the latest versions supported by JAX-RS and Jersey version </w:t>
      </w:r>
      <w:r w:rsidR="005D6800">
        <w:t>2.35</w:t>
      </w:r>
      <w:r>
        <w:t>.</w:t>
      </w:r>
    </w:p>
    <w:p w14:paraId="1FB02532" w14:textId="7F396210" w:rsidR="003367B2" w:rsidRDefault="003367B2" w:rsidP="00D50C1A">
      <w:pPr>
        <w:pStyle w:val="ListParagraph"/>
        <w:numPr>
          <w:ilvl w:val="0"/>
          <w:numId w:val="6"/>
        </w:numPr>
        <w:ind w:left="450"/>
      </w:pPr>
      <w:r w:rsidRPr="0015345B">
        <w:rPr>
          <w:b/>
          <w:bCs/>
        </w:rPr>
        <w:t>Maven 3.</w:t>
      </w:r>
      <w:r w:rsidR="00A70373">
        <w:rPr>
          <w:b/>
          <w:bCs/>
        </w:rPr>
        <w:t>8.5</w:t>
      </w:r>
      <w:r w:rsidRPr="0015345B">
        <w:rPr>
          <w:b/>
          <w:bCs/>
        </w:rPr>
        <w:t xml:space="preserve"> </w:t>
      </w:r>
      <w:r>
        <w:t>was used for dependency management to easily add required dependencies and plugins without any issues and setting any manual configurations.</w:t>
      </w:r>
    </w:p>
    <w:p w14:paraId="0F03B450" w14:textId="536A2BEB" w:rsidR="008C253E" w:rsidRPr="008C253E" w:rsidRDefault="003367B2" w:rsidP="00D50C1A">
      <w:pPr>
        <w:pStyle w:val="ListParagraph"/>
        <w:numPr>
          <w:ilvl w:val="0"/>
          <w:numId w:val="6"/>
        </w:numPr>
        <w:ind w:left="450"/>
      </w:pPr>
      <w:r w:rsidRPr="0015345B">
        <w:rPr>
          <w:b/>
          <w:bCs/>
        </w:rPr>
        <w:t>GitHub</w:t>
      </w:r>
      <w:r>
        <w:t xml:space="preserve"> was used to enable team collaborations and have a comprehensive clean history that is recoverable in case of a crash or any other development</w:t>
      </w:r>
      <w:r w:rsidR="00A57A8E">
        <w:t>-</w:t>
      </w:r>
      <w:r>
        <w:t>related issues.</w:t>
      </w:r>
    </w:p>
    <w:p w14:paraId="044E1309" w14:textId="38217A73" w:rsidR="003367B2" w:rsidRDefault="003367B2" w:rsidP="00D50C1A">
      <w:pPr>
        <w:pStyle w:val="ListParagraph"/>
        <w:numPr>
          <w:ilvl w:val="0"/>
          <w:numId w:val="6"/>
        </w:numPr>
        <w:ind w:left="450"/>
      </w:pPr>
      <w:r w:rsidRPr="0015345B">
        <w:rPr>
          <w:b/>
          <w:bCs/>
        </w:rPr>
        <w:t>JSON</w:t>
      </w:r>
      <w:r>
        <w:t xml:space="preserve"> was used to transfer data in every endpoint so that services/ clients can easily communicate with the web service </w:t>
      </w:r>
      <w:r w:rsidR="006F3FD9">
        <w:t>rather than dealing with various media types in response.</w:t>
      </w:r>
    </w:p>
    <w:p w14:paraId="52C27641" w14:textId="3661C2FB" w:rsidR="00B16A32" w:rsidRDefault="00B16A32" w:rsidP="00D50C1A">
      <w:pPr>
        <w:pStyle w:val="ListParagraph"/>
        <w:numPr>
          <w:ilvl w:val="0"/>
          <w:numId w:val="6"/>
        </w:numPr>
        <w:ind w:left="450"/>
      </w:pPr>
      <w:r>
        <w:rPr>
          <w:b/>
          <w:bCs/>
        </w:rPr>
        <w:t xml:space="preserve">JUnit </w:t>
      </w:r>
      <w:r w:rsidRPr="00075A20">
        <w:t>was used</w:t>
      </w:r>
      <w:r>
        <w:rPr>
          <w:b/>
          <w:bCs/>
        </w:rPr>
        <w:t xml:space="preserve"> </w:t>
      </w:r>
      <w:r>
        <w:t xml:space="preserve">as the testing tool to check the </w:t>
      </w:r>
      <w:r w:rsidR="00691F90">
        <w:t>functionalit</w:t>
      </w:r>
      <w:r w:rsidR="00D23DEB">
        <w:t>ies</w:t>
      </w:r>
      <w:r>
        <w:t xml:space="preserve"> of the </w:t>
      </w:r>
      <w:proofErr w:type="spellStart"/>
      <w:r>
        <w:t>Elect</w:t>
      </w:r>
      <w:r w:rsidR="00590BA3">
        <w:t>r</w:t>
      </w:r>
      <w:r>
        <w:t>oGrid</w:t>
      </w:r>
      <w:proofErr w:type="spellEnd"/>
      <w:r>
        <w:t xml:space="preserve"> system. </w:t>
      </w:r>
    </w:p>
    <w:p w14:paraId="31CD68D7" w14:textId="5C256464" w:rsidR="00124A2F" w:rsidRPr="003367B2" w:rsidRDefault="00124A2F" w:rsidP="00D50C1A">
      <w:pPr>
        <w:pStyle w:val="ListParagraph"/>
        <w:numPr>
          <w:ilvl w:val="0"/>
          <w:numId w:val="6"/>
        </w:numPr>
        <w:ind w:left="450"/>
      </w:pPr>
      <w:r w:rsidRPr="0015345B">
        <w:rPr>
          <w:b/>
          <w:bCs/>
        </w:rPr>
        <w:t>Postman</w:t>
      </w:r>
      <w:r>
        <w:t xml:space="preserve"> was used as a test client rather than using a regular browser, where all </w:t>
      </w:r>
      <w:r w:rsidR="00CA55D2">
        <w:t>types</w:t>
      </w:r>
      <w:r>
        <w:t xml:space="preserve"> of HTTP requests can be sent with proper data types included in the request header and payload.</w:t>
      </w:r>
    </w:p>
    <w:p w14:paraId="5F0F4656" w14:textId="77777777" w:rsidR="00EB4B15" w:rsidRDefault="00EB4B15" w:rsidP="000A3F12">
      <w:pPr>
        <w:ind w:left="360"/>
        <w:rPr>
          <w:b/>
          <w:szCs w:val="24"/>
          <w:u w:val="single"/>
        </w:rPr>
      </w:pPr>
    </w:p>
    <w:p w14:paraId="6AB8E410" w14:textId="77777777" w:rsidR="00EB4B15" w:rsidRDefault="00EB4B15" w:rsidP="000A3F12">
      <w:pPr>
        <w:ind w:left="360"/>
        <w:rPr>
          <w:b/>
          <w:szCs w:val="24"/>
          <w:u w:val="single"/>
        </w:rPr>
      </w:pPr>
    </w:p>
    <w:p w14:paraId="1F5FA79A" w14:textId="77777777" w:rsidR="00EB4B15" w:rsidRDefault="00EB4B15" w:rsidP="000A3F12">
      <w:pPr>
        <w:ind w:left="360"/>
        <w:rPr>
          <w:b/>
          <w:szCs w:val="24"/>
          <w:u w:val="single"/>
        </w:rPr>
      </w:pPr>
    </w:p>
    <w:p w14:paraId="356A302E" w14:textId="74111F9C" w:rsidR="000A3F12" w:rsidRPr="00C46909" w:rsidRDefault="000A3F12" w:rsidP="00D50C1A">
      <w:pPr>
        <w:pStyle w:val="ListParagraph"/>
        <w:numPr>
          <w:ilvl w:val="3"/>
          <w:numId w:val="16"/>
        </w:numPr>
        <w:rPr>
          <w:b/>
          <w:szCs w:val="24"/>
        </w:rPr>
      </w:pPr>
      <w:r w:rsidRPr="00C46909">
        <w:rPr>
          <w:b/>
          <w:szCs w:val="24"/>
        </w:rPr>
        <w:t xml:space="preserve"> Testing methodology and results</w:t>
      </w:r>
    </w:p>
    <w:p w14:paraId="020A4EA9" w14:textId="09DB15DA" w:rsidR="000A3F12" w:rsidRPr="00840561" w:rsidRDefault="000A3F12" w:rsidP="00840561">
      <w:pPr>
        <w:ind w:left="360"/>
        <w:rPr>
          <w:b/>
          <w:szCs w:val="24"/>
        </w:rPr>
      </w:pPr>
      <w:r w:rsidRPr="00393E53">
        <w:rPr>
          <w:b/>
          <w:szCs w:val="24"/>
        </w:rPr>
        <w:t>Functional Testing –</w:t>
      </w:r>
    </w:p>
    <w:p w14:paraId="60786A81" w14:textId="2F26D3FB" w:rsidR="000A3F12" w:rsidRPr="000655BF" w:rsidRDefault="000A3F12" w:rsidP="00D50C1A">
      <w:pPr>
        <w:pStyle w:val="ListParagraph"/>
        <w:numPr>
          <w:ilvl w:val="0"/>
          <w:numId w:val="9"/>
        </w:numPr>
        <w:spacing w:before="0" w:after="160"/>
        <w:jc w:val="left"/>
        <w:rPr>
          <w:szCs w:val="24"/>
        </w:rPr>
      </w:pPr>
      <w:r w:rsidRPr="000655BF">
        <w:rPr>
          <w:rFonts w:cs="Arial"/>
          <w:color w:val="202124"/>
          <w:szCs w:val="24"/>
          <w:shd w:val="clear" w:color="auto" w:fill="FFFFFF"/>
        </w:rPr>
        <w:t>Inserted values are validated and all the validations functions properly</w:t>
      </w:r>
      <w:r w:rsidR="00F5077C">
        <w:rPr>
          <w:rFonts w:cs="Arial"/>
          <w:color w:val="202124"/>
          <w:szCs w:val="24"/>
          <w:shd w:val="clear" w:color="auto" w:fill="FFFFFF"/>
        </w:rPr>
        <w:t>.</w:t>
      </w:r>
    </w:p>
    <w:p w14:paraId="069AD127" w14:textId="4DCB708C" w:rsidR="000A3F12" w:rsidRPr="000655BF" w:rsidRDefault="000A3F12" w:rsidP="00D50C1A">
      <w:pPr>
        <w:pStyle w:val="ListParagraph"/>
        <w:numPr>
          <w:ilvl w:val="0"/>
          <w:numId w:val="9"/>
        </w:numPr>
        <w:spacing w:before="0" w:after="160"/>
        <w:jc w:val="left"/>
        <w:rPr>
          <w:szCs w:val="24"/>
        </w:rPr>
      </w:pPr>
      <w:r w:rsidRPr="000655BF">
        <w:rPr>
          <w:szCs w:val="24"/>
        </w:rPr>
        <w:t xml:space="preserve">Test cases are executed </w:t>
      </w:r>
      <w:r w:rsidR="003A30BE">
        <w:rPr>
          <w:szCs w:val="24"/>
        </w:rPr>
        <w:t>using JUnit testing tool</w:t>
      </w:r>
      <w:r w:rsidRPr="000655BF">
        <w:rPr>
          <w:szCs w:val="24"/>
        </w:rPr>
        <w:t xml:space="preserve"> providing expected output</w:t>
      </w:r>
      <w:r w:rsidR="00F5077C">
        <w:rPr>
          <w:szCs w:val="24"/>
        </w:rPr>
        <w:t>.</w:t>
      </w:r>
    </w:p>
    <w:p w14:paraId="6153773F" w14:textId="57A7D460" w:rsidR="00AB615B" w:rsidRPr="000655BF" w:rsidRDefault="0087454A" w:rsidP="00D50C1A">
      <w:pPr>
        <w:pStyle w:val="ListParagraph"/>
        <w:numPr>
          <w:ilvl w:val="0"/>
          <w:numId w:val="9"/>
        </w:numPr>
        <w:spacing w:before="0" w:after="160"/>
        <w:jc w:val="left"/>
        <w:rPr>
          <w:szCs w:val="24"/>
        </w:rPr>
      </w:pPr>
      <w:r>
        <w:rPr>
          <w:szCs w:val="24"/>
        </w:rPr>
        <w:t>APIs are tested using P</w:t>
      </w:r>
      <w:r w:rsidR="00BB42EF">
        <w:rPr>
          <w:szCs w:val="24"/>
        </w:rPr>
        <w:t xml:space="preserve">ostman </w:t>
      </w:r>
      <w:r w:rsidR="00C4689C">
        <w:rPr>
          <w:szCs w:val="24"/>
        </w:rPr>
        <w:t xml:space="preserve">by </w:t>
      </w:r>
      <w:r w:rsidR="003A711D">
        <w:rPr>
          <w:szCs w:val="24"/>
        </w:rPr>
        <w:t xml:space="preserve">passing </w:t>
      </w:r>
      <w:r w:rsidR="000A015B">
        <w:rPr>
          <w:szCs w:val="24"/>
        </w:rPr>
        <w:t>necessary payloads.</w:t>
      </w:r>
    </w:p>
    <w:p w14:paraId="3CCA528C" w14:textId="77777777" w:rsidR="000A3F12" w:rsidRPr="00393E53" w:rsidRDefault="000A3F12" w:rsidP="000A3F12">
      <w:pPr>
        <w:rPr>
          <w:b/>
          <w:szCs w:val="24"/>
        </w:rPr>
      </w:pPr>
      <w:r w:rsidRPr="00393E53">
        <w:rPr>
          <w:b/>
          <w:szCs w:val="24"/>
        </w:rPr>
        <w:t xml:space="preserve">       Database testing –</w:t>
      </w:r>
    </w:p>
    <w:p w14:paraId="38CD964F" w14:textId="77777777" w:rsidR="000A3F12" w:rsidRDefault="000A3F12" w:rsidP="00D50C1A">
      <w:pPr>
        <w:pStyle w:val="ListParagraph"/>
        <w:numPr>
          <w:ilvl w:val="0"/>
          <w:numId w:val="10"/>
        </w:numPr>
        <w:spacing w:before="0" w:after="160"/>
        <w:jc w:val="left"/>
        <w:rPr>
          <w:szCs w:val="24"/>
        </w:rPr>
      </w:pPr>
      <w:r w:rsidRPr="000655BF">
        <w:rPr>
          <w:szCs w:val="24"/>
        </w:rPr>
        <w:t>CRUD operations are performed without any errors.</w:t>
      </w:r>
    </w:p>
    <w:p w14:paraId="622EF09C" w14:textId="77777777" w:rsidR="0097626A" w:rsidRDefault="0097626A" w:rsidP="0097626A">
      <w:pPr>
        <w:spacing w:before="0" w:after="160"/>
        <w:jc w:val="left"/>
        <w:rPr>
          <w:szCs w:val="24"/>
        </w:rPr>
      </w:pPr>
    </w:p>
    <w:tbl>
      <w:tblPr>
        <w:tblStyle w:val="GridTable1Light"/>
        <w:tblW w:w="0" w:type="auto"/>
        <w:tblLook w:val="04A0" w:firstRow="1" w:lastRow="0" w:firstColumn="1" w:lastColumn="0" w:noHBand="0" w:noVBand="1"/>
      </w:tblPr>
      <w:tblGrid>
        <w:gridCol w:w="1558"/>
        <w:gridCol w:w="1558"/>
        <w:gridCol w:w="1558"/>
        <w:gridCol w:w="1558"/>
        <w:gridCol w:w="1559"/>
        <w:gridCol w:w="1559"/>
      </w:tblGrid>
      <w:tr w:rsidR="00C4401E" w14:paraId="4E8E0A65" w14:textId="77777777" w:rsidTr="004072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8B8F906" w14:textId="35D110FE" w:rsidR="00C4401E" w:rsidRPr="00885B72" w:rsidRDefault="009C18F5" w:rsidP="00F852A6">
            <w:pPr>
              <w:spacing w:before="0" w:after="160"/>
              <w:jc w:val="center"/>
              <w:rPr>
                <w:sz w:val="18"/>
                <w:szCs w:val="18"/>
              </w:rPr>
            </w:pPr>
            <w:r w:rsidRPr="00885B72">
              <w:rPr>
                <w:sz w:val="18"/>
                <w:szCs w:val="18"/>
              </w:rPr>
              <w:t>Test ID</w:t>
            </w:r>
          </w:p>
        </w:tc>
        <w:tc>
          <w:tcPr>
            <w:tcW w:w="1558" w:type="dxa"/>
          </w:tcPr>
          <w:p w14:paraId="4B364607" w14:textId="0EB7BC4E" w:rsidR="00C4401E" w:rsidRPr="00885B72" w:rsidRDefault="009C18F5" w:rsidP="00F852A6">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0885B72">
              <w:rPr>
                <w:sz w:val="18"/>
                <w:szCs w:val="18"/>
              </w:rPr>
              <w:t>Test Case</w:t>
            </w:r>
          </w:p>
        </w:tc>
        <w:tc>
          <w:tcPr>
            <w:tcW w:w="1558" w:type="dxa"/>
          </w:tcPr>
          <w:p w14:paraId="7C295521" w14:textId="4679071A" w:rsidR="00C4401E" w:rsidRPr="00885B72" w:rsidRDefault="009C18F5" w:rsidP="00F852A6">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0885B72">
              <w:rPr>
                <w:sz w:val="18"/>
                <w:szCs w:val="18"/>
              </w:rPr>
              <w:t>Inputs</w:t>
            </w:r>
          </w:p>
        </w:tc>
        <w:tc>
          <w:tcPr>
            <w:tcW w:w="1558" w:type="dxa"/>
          </w:tcPr>
          <w:p w14:paraId="58B3C3FB" w14:textId="35E45000" w:rsidR="00C4401E" w:rsidRPr="00885B72" w:rsidRDefault="009C18F5" w:rsidP="00F852A6">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0885B72">
              <w:rPr>
                <w:sz w:val="18"/>
                <w:szCs w:val="18"/>
              </w:rPr>
              <w:t>Expected Output</w:t>
            </w:r>
          </w:p>
        </w:tc>
        <w:tc>
          <w:tcPr>
            <w:tcW w:w="1559" w:type="dxa"/>
          </w:tcPr>
          <w:p w14:paraId="03724ABB" w14:textId="4FD32D02" w:rsidR="00C4401E" w:rsidRPr="00885B72" w:rsidRDefault="009C18F5" w:rsidP="00F852A6">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0885B72">
              <w:rPr>
                <w:sz w:val="18"/>
                <w:szCs w:val="18"/>
              </w:rPr>
              <w:t>Actual Output</w:t>
            </w:r>
          </w:p>
        </w:tc>
        <w:tc>
          <w:tcPr>
            <w:tcW w:w="1559" w:type="dxa"/>
          </w:tcPr>
          <w:p w14:paraId="52A9938B" w14:textId="06CDFA03" w:rsidR="00C4401E" w:rsidRPr="00885B72" w:rsidRDefault="009C18F5" w:rsidP="00F852A6">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0885B72">
              <w:rPr>
                <w:sz w:val="18"/>
                <w:szCs w:val="18"/>
              </w:rPr>
              <w:t>Status</w:t>
            </w:r>
          </w:p>
        </w:tc>
      </w:tr>
      <w:tr w:rsidR="00C4401E" w14:paraId="463CD8C3" w14:textId="77777777" w:rsidTr="00407200">
        <w:tc>
          <w:tcPr>
            <w:cnfStyle w:val="001000000000" w:firstRow="0" w:lastRow="0" w:firstColumn="1" w:lastColumn="0" w:oddVBand="0" w:evenVBand="0" w:oddHBand="0" w:evenHBand="0" w:firstRowFirstColumn="0" w:firstRowLastColumn="0" w:lastRowFirstColumn="0" w:lastRowLastColumn="0"/>
            <w:tcW w:w="1558" w:type="dxa"/>
          </w:tcPr>
          <w:p w14:paraId="3A31A8CC" w14:textId="212D480E" w:rsidR="00C4401E" w:rsidRPr="00885B72" w:rsidRDefault="00F26E13" w:rsidP="0097626A">
            <w:pPr>
              <w:spacing w:before="0" w:after="160"/>
              <w:jc w:val="left"/>
              <w:rPr>
                <w:sz w:val="18"/>
                <w:szCs w:val="18"/>
              </w:rPr>
            </w:pPr>
            <w:r w:rsidRPr="00885B72">
              <w:rPr>
                <w:sz w:val="18"/>
                <w:szCs w:val="18"/>
              </w:rPr>
              <w:t>1</w:t>
            </w:r>
          </w:p>
        </w:tc>
        <w:tc>
          <w:tcPr>
            <w:tcW w:w="1558" w:type="dxa"/>
          </w:tcPr>
          <w:p w14:paraId="1E25675D" w14:textId="047800CE" w:rsidR="00C4401E" w:rsidRPr="00885B72" w:rsidRDefault="001B26E8"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Get all user details</w:t>
            </w:r>
          </w:p>
        </w:tc>
        <w:tc>
          <w:tcPr>
            <w:tcW w:w="1558" w:type="dxa"/>
          </w:tcPr>
          <w:p w14:paraId="1BFB18AE" w14:textId="0AC385F4" w:rsidR="00C4401E" w:rsidRPr="00885B72" w:rsidRDefault="001B26E8"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w:t>
            </w:r>
          </w:p>
        </w:tc>
        <w:tc>
          <w:tcPr>
            <w:tcW w:w="1558" w:type="dxa"/>
          </w:tcPr>
          <w:p w14:paraId="0AEE800A" w14:textId="2F326CAE" w:rsidR="00C4401E" w:rsidRPr="00885B72" w:rsidRDefault="000006EC"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 table that contains details of all the </w:t>
            </w:r>
            <w:r w:rsidR="0063045C">
              <w:rPr>
                <w:sz w:val="18"/>
                <w:szCs w:val="18"/>
              </w:rPr>
              <w:t>users</w:t>
            </w:r>
          </w:p>
        </w:tc>
        <w:tc>
          <w:tcPr>
            <w:tcW w:w="1559" w:type="dxa"/>
          </w:tcPr>
          <w:p w14:paraId="7AB2B547" w14:textId="6A617172" w:rsidR="00C4401E" w:rsidRPr="00885B72" w:rsidRDefault="0063045C"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 table that contains details of all the users</w:t>
            </w:r>
          </w:p>
        </w:tc>
        <w:tc>
          <w:tcPr>
            <w:tcW w:w="1559" w:type="dxa"/>
          </w:tcPr>
          <w:p w14:paraId="34E16718" w14:textId="7699DDB9" w:rsidR="00C4401E" w:rsidRPr="00885B72" w:rsidRDefault="006D3D4E"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Pass</w:t>
            </w:r>
          </w:p>
        </w:tc>
      </w:tr>
      <w:tr w:rsidR="00C4401E" w14:paraId="4FE2400F" w14:textId="77777777" w:rsidTr="00407200">
        <w:tc>
          <w:tcPr>
            <w:cnfStyle w:val="001000000000" w:firstRow="0" w:lastRow="0" w:firstColumn="1" w:lastColumn="0" w:oddVBand="0" w:evenVBand="0" w:oddHBand="0" w:evenHBand="0" w:firstRowFirstColumn="0" w:firstRowLastColumn="0" w:lastRowFirstColumn="0" w:lastRowLastColumn="0"/>
            <w:tcW w:w="1558" w:type="dxa"/>
          </w:tcPr>
          <w:p w14:paraId="275490E6" w14:textId="0DEC11BD" w:rsidR="00C4401E" w:rsidRPr="00885B72" w:rsidRDefault="00610ECD" w:rsidP="0097626A">
            <w:pPr>
              <w:spacing w:before="0" w:after="160"/>
              <w:jc w:val="left"/>
              <w:rPr>
                <w:sz w:val="18"/>
                <w:szCs w:val="18"/>
              </w:rPr>
            </w:pPr>
            <w:r w:rsidRPr="00885B72">
              <w:rPr>
                <w:sz w:val="18"/>
                <w:szCs w:val="18"/>
              </w:rPr>
              <w:t>2</w:t>
            </w:r>
          </w:p>
        </w:tc>
        <w:tc>
          <w:tcPr>
            <w:tcW w:w="1558" w:type="dxa"/>
          </w:tcPr>
          <w:p w14:paraId="72479C25" w14:textId="6DED1EDE" w:rsidR="00C4401E" w:rsidRPr="00885B72" w:rsidRDefault="00A07221"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Insert user details</w:t>
            </w:r>
          </w:p>
        </w:tc>
        <w:tc>
          <w:tcPr>
            <w:tcW w:w="1558" w:type="dxa"/>
          </w:tcPr>
          <w:p w14:paraId="403E3A6B" w14:textId="4D4AC85E" w:rsidR="00C4401E" w:rsidRPr="0090316F" w:rsidRDefault="00B641B3" w:rsidP="0097626A">
            <w:pPr>
              <w:spacing w:before="0" w:after="160"/>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885B72">
              <w:rPr>
                <w:rFonts w:eastAsia="Times New Roman" w:cs="Times New Roman"/>
                <w:color w:val="000000"/>
                <w:sz w:val="18"/>
                <w:szCs w:val="18"/>
                <w:lang w:bidi="si-LK"/>
              </w:rPr>
              <w:t xml:space="preserve">JSON object containing new </w:t>
            </w:r>
            <w:r>
              <w:rPr>
                <w:rFonts w:eastAsia="Times New Roman" w:cs="Times New Roman"/>
                <w:color w:val="000000"/>
                <w:sz w:val="18"/>
                <w:szCs w:val="18"/>
                <w:lang w:bidi="si-LK"/>
              </w:rPr>
              <w:t>user</w:t>
            </w:r>
            <w:r w:rsidRPr="00885B72">
              <w:rPr>
                <w:rFonts w:eastAsia="Times New Roman" w:cs="Times New Roman"/>
                <w:color w:val="000000"/>
                <w:sz w:val="18"/>
                <w:szCs w:val="18"/>
                <w:lang w:bidi="si-LK"/>
              </w:rPr>
              <w:t xml:space="preserve"> data</w:t>
            </w:r>
          </w:p>
        </w:tc>
        <w:tc>
          <w:tcPr>
            <w:tcW w:w="1558" w:type="dxa"/>
          </w:tcPr>
          <w:p w14:paraId="2E53E1D4" w14:textId="1603F964" w:rsidR="00C4401E" w:rsidRPr="00885B72" w:rsidRDefault="00115A39"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Display </w:t>
            </w:r>
            <w:r w:rsidR="00425DEA">
              <w:rPr>
                <w:sz w:val="18"/>
                <w:szCs w:val="18"/>
              </w:rPr>
              <w:t>insertion success message</w:t>
            </w:r>
          </w:p>
        </w:tc>
        <w:tc>
          <w:tcPr>
            <w:tcW w:w="1559" w:type="dxa"/>
          </w:tcPr>
          <w:p w14:paraId="630B5C61" w14:textId="74BEF958" w:rsidR="00C4401E" w:rsidRPr="00885B72" w:rsidRDefault="001A79D6"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Insertion success message has been </w:t>
            </w:r>
            <w:r w:rsidR="00D16C5C">
              <w:rPr>
                <w:sz w:val="18"/>
                <w:szCs w:val="18"/>
              </w:rPr>
              <w:t>displayed</w:t>
            </w:r>
          </w:p>
        </w:tc>
        <w:tc>
          <w:tcPr>
            <w:tcW w:w="1559" w:type="dxa"/>
          </w:tcPr>
          <w:p w14:paraId="45E3D153" w14:textId="3041416D" w:rsidR="00C4401E" w:rsidRPr="00885B72" w:rsidRDefault="002F150C"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Pass</w:t>
            </w:r>
          </w:p>
        </w:tc>
      </w:tr>
      <w:tr w:rsidR="00C4401E" w14:paraId="5DDFCDF0" w14:textId="77777777" w:rsidTr="00407200">
        <w:tc>
          <w:tcPr>
            <w:cnfStyle w:val="001000000000" w:firstRow="0" w:lastRow="0" w:firstColumn="1" w:lastColumn="0" w:oddVBand="0" w:evenVBand="0" w:oddHBand="0" w:evenHBand="0" w:firstRowFirstColumn="0" w:firstRowLastColumn="0" w:lastRowFirstColumn="0" w:lastRowLastColumn="0"/>
            <w:tcW w:w="1558" w:type="dxa"/>
          </w:tcPr>
          <w:p w14:paraId="35C0504C" w14:textId="6F6FEA62" w:rsidR="00C4401E" w:rsidRPr="00885B72" w:rsidRDefault="004646AF" w:rsidP="0097626A">
            <w:pPr>
              <w:spacing w:before="0" w:after="160"/>
              <w:jc w:val="left"/>
              <w:rPr>
                <w:sz w:val="18"/>
                <w:szCs w:val="18"/>
              </w:rPr>
            </w:pPr>
            <w:r w:rsidRPr="00885B72">
              <w:rPr>
                <w:sz w:val="18"/>
                <w:szCs w:val="18"/>
              </w:rPr>
              <w:t>3</w:t>
            </w:r>
          </w:p>
        </w:tc>
        <w:tc>
          <w:tcPr>
            <w:tcW w:w="1558" w:type="dxa"/>
          </w:tcPr>
          <w:p w14:paraId="2DD54D13" w14:textId="46EA28D9" w:rsidR="00C4401E" w:rsidRPr="00885B72" w:rsidRDefault="00DD05BC"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Update user details</w:t>
            </w:r>
          </w:p>
        </w:tc>
        <w:tc>
          <w:tcPr>
            <w:tcW w:w="1558" w:type="dxa"/>
          </w:tcPr>
          <w:p w14:paraId="6AFAA718" w14:textId="6997B8EE" w:rsidR="00C4401E" w:rsidRPr="0090316F" w:rsidRDefault="00B641B3"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rFonts w:eastAsia="Times New Roman" w:cs="Times New Roman"/>
                <w:color w:val="000000"/>
                <w:sz w:val="18"/>
                <w:szCs w:val="18"/>
                <w:lang w:bidi="si-LK"/>
              </w:rPr>
              <w:t xml:space="preserve">JSON object containing updated </w:t>
            </w:r>
            <w:r>
              <w:rPr>
                <w:rFonts w:eastAsia="Times New Roman" w:cs="Times New Roman"/>
                <w:color w:val="000000"/>
                <w:sz w:val="18"/>
                <w:szCs w:val="18"/>
                <w:lang w:bidi="si-LK"/>
              </w:rPr>
              <w:t>user</w:t>
            </w:r>
            <w:r w:rsidRPr="00885B72">
              <w:rPr>
                <w:rFonts w:eastAsia="Times New Roman" w:cs="Times New Roman"/>
                <w:color w:val="000000"/>
                <w:sz w:val="18"/>
                <w:szCs w:val="18"/>
                <w:lang w:bidi="si-LK"/>
              </w:rPr>
              <w:t xml:space="preserve"> data</w:t>
            </w:r>
          </w:p>
        </w:tc>
        <w:tc>
          <w:tcPr>
            <w:tcW w:w="1558" w:type="dxa"/>
          </w:tcPr>
          <w:p w14:paraId="2CE931B7" w14:textId="6F29BC54" w:rsidR="00C4401E" w:rsidRPr="00885B72" w:rsidRDefault="00D16C5C"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Display </w:t>
            </w:r>
            <w:proofErr w:type="spellStart"/>
            <w:r>
              <w:rPr>
                <w:sz w:val="18"/>
                <w:szCs w:val="18"/>
              </w:rPr>
              <w:t>updation</w:t>
            </w:r>
            <w:proofErr w:type="spellEnd"/>
            <w:r>
              <w:rPr>
                <w:sz w:val="18"/>
                <w:szCs w:val="18"/>
              </w:rPr>
              <w:t xml:space="preserve"> success message</w:t>
            </w:r>
          </w:p>
        </w:tc>
        <w:tc>
          <w:tcPr>
            <w:tcW w:w="1559" w:type="dxa"/>
          </w:tcPr>
          <w:p w14:paraId="092505D6" w14:textId="62A7199E" w:rsidR="00C4401E" w:rsidRPr="00885B72" w:rsidRDefault="00D16C5C"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Updation</w:t>
            </w:r>
            <w:proofErr w:type="spellEnd"/>
            <w:r>
              <w:rPr>
                <w:sz w:val="18"/>
                <w:szCs w:val="18"/>
              </w:rPr>
              <w:t xml:space="preserve"> success message has been displayed</w:t>
            </w:r>
          </w:p>
        </w:tc>
        <w:tc>
          <w:tcPr>
            <w:tcW w:w="1559" w:type="dxa"/>
          </w:tcPr>
          <w:p w14:paraId="6C5D99BD" w14:textId="5277D1FB" w:rsidR="00C4401E" w:rsidRPr="00885B72" w:rsidRDefault="002F150C"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Pass</w:t>
            </w:r>
          </w:p>
        </w:tc>
      </w:tr>
      <w:tr w:rsidR="00C4401E" w14:paraId="01406E4D" w14:textId="77777777" w:rsidTr="00407200">
        <w:tc>
          <w:tcPr>
            <w:cnfStyle w:val="001000000000" w:firstRow="0" w:lastRow="0" w:firstColumn="1" w:lastColumn="0" w:oddVBand="0" w:evenVBand="0" w:oddHBand="0" w:evenHBand="0" w:firstRowFirstColumn="0" w:firstRowLastColumn="0" w:lastRowFirstColumn="0" w:lastRowLastColumn="0"/>
            <w:tcW w:w="1558" w:type="dxa"/>
          </w:tcPr>
          <w:p w14:paraId="6DEC47C7" w14:textId="2FC71AEE" w:rsidR="00C4401E" w:rsidRPr="00885B72" w:rsidRDefault="002F150C" w:rsidP="0097626A">
            <w:pPr>
              <w:spacing w:before="0" w:after="160"/>
              <w:jc w:val="left"/>
              <w:rPr>
                <w:sz w:val="18"/>
                <w:szCs w:val="18"/>
              </w:rPr>
            </w:pPr>
            <w:r>
              <w:rPr>
                <w:sz w:val="18"/>
                <w:szCs w:val="18"/>
              </w:rPr>
              <w:t>4</w:t>
            </w:r>
          </w:p>
        </w:tc>
        <w:tc>
          <w:tcPr>
            <w:tcW w:w="1558" w:type="dxa"/>
          </w:tcPr>
          <w:p w14:paraId="1C8A8419" w14:textId="1383EE52" w:rsidR="00C4401E" w:rsidRPr="00885B72" w:rsidRDefault="009C5F21"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Delete user account</w:t>
            </w:r>
          </w:p>
        </w:tc>
        <w:tc>
          <w:tcPr>
            <w:tcW w:w="1558" w:type="dxa"/>
          </w:tcPr>
          <w:p w14:paraId="08FA6EA7" w14:textId="271642A1" w:rsidR="00C4401E" w:rsidRPr="0090316F" w:rsidRDefault="00FB2BFA"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90316F">
              <w:rPr>
                <w:rFonts w:eastAsia="Times New Roman" w:cs="Times New Roman"/>
                <w:color w:val="000000"/>
                <w:sz w:val="18"/>
                <w:szCs w:val="18"/>
                <w:lang w:bidi="si-LK"/>
              </w:rPr>
              <w:t xml:space="preserve">JSON object containing user </w:t>
            </w:r>
            <w:r w:rsidR="009C5F21">
              <w:rPr>
                <w:rFonts w:eastAsia="Times New Roman" w:cs="Times New Roman"/>
                <w:color w:val="000000"/>
                <w:sz w:val="18"/>
                <w:szCs w:val="18"/>
                <w:lang w:bidi="si-LK"/>
              </w:rPr>
              <w:t>ID</w:t>
            </w:r>
          </w:p>
        </w:tc>
        <w:tc>
          <w:tcPr>
            <w:tcW w:w="1558" w:type="dxa"/>
          </w:tcPr>
          <w:p w14:paraId="0A73BFA8" w14:textId="27E1CDB8" w:rsidR="00C4401E" w:rsidRPr="00885B72" w:rsidRDefault="00D16C5C"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Display deletion success message</w:t>
            </w:r>
          </w:p>
        </w:tc>
        <w:tc>
          <w:tcPr>
            <w:tcW w:w="1559" w:type="dxa"/>
          </w:tcPr>
          <w:p w14:paraId="158C5259" w14:textId="2F760FCF" w:rsidR="00C4401E" w:rsidRPr="00885B72" w:rsidRDefault="00D16C5C"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Deletion success message has been displayed</w:t>
            </w:r>
          </w:p>
        </w:tc>
        <w:tc>
          <w:tcPr>
            <w:tcW w:w="1559" w:type="dxa"/>
          </w:tcPr>
          <w:p w14:paraId="433FCA4B" w14:textId="59BF6CCA" w:rsidR="00C4401E" w:rsidRPr="00885B72" w:rsidRDefault="002F150C"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Pass</w:t>
            </w:r>
          </w:p>
        </w:tc>
      </w:tr>
      <w:tr w:rsidR="00445DA4" w14:paraId="58801EF1" w14:textId="77777777" w:rsidTr="00407200">
        <w:tc>
          <w:tcPr>
            <w:cnfStyle w:val="001000000000" w:firstRow="0" w:lastRow="0" w:firstColumn="1" w:lastColumn="0" w:oddVBand="0" w:evenVBand="0" w:oddHBand="0" w:evenHBand="0" w:firstRowFirstColumn="0" w:firstRowLastColumn="0" w:lastRowFirstColumn="0" w:lastRowLastColumn="0"/>
            <w:tcW w:w="1558" w:type="dxa"/>
          </w:tcPr>
          <w:p w14:paraId="2BFF88C8" w14:textId="23F49E83" w:rsidR="00445DA4" w:rsidRDefault="00C03486" w:rsidP="0097626A">
            <w:pPr>
              <w:spacing w:before="0" w:after="160"/>
              <w:jc w:val="left"/>
              <w:rPr>
                <w:sz w:val="18"/>
                <w:szCs w:val="18"/>
              </w:rPr>
            </w:pPr>
            <w:r>
              <w:rPr>
                <w:sz w:val="18"/>
                <w:szCs w:val="18"/>
              </w:rPr>
              <w:t>5</w:t>
            </w:r>
          </w:p>
        </w:tc>
        <w:tc>
          <w:tcPr>
            <w:tcW w:w="1558" w:type="dxa"/>
          </w:tcPr>
          <w:p w14:paraId="052F3CBF" w14:textId="4DAB5B74" w:rsidR="00445DA4" w:rsidRDefault="00097719"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Validate user login</w:t>
            </w:r>
          </w:p>
        </w:tc>
        <w:tc>
          <w:tcPr>
            <w:tcW w:w="1558" w:type="dxa"/>
          </w:tcPr>
          <w:p w14:paraId="003A27EF" w14:textId="79BAD988" w:rsidR="00445DA4" w:rsidRPr="00885B72" w:rsidRDefault="00097719" w:rsidP="0097626A">
            <w:pPr>
              <w:spacing w:before="0" w:after="16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bidi="si-LK"/>
              </w:rPr>
            </w:pPr>
            <w:r w:rsidRPr="00885B72">
              <w:rPr>
                <w:rFonts w:eastAsia="Times New Roman" w:cs="Times New Roman"/>
                <w:color w:val="000000"/>
                <w:sz w:val="18"/>
                <w:szCs w:val="18"/>
                <w:lang w:bidi="si-LK"/>
              </w:rPr>
              <w:t xml:space="preserve">JSON object containing user </w:t>
            </w:r>
            <w:r w:rsidR="0005176B">
              <w:rPr>
                <w:rFonts w:eastAsia="Times New Roman" w:cs="Times New Roman"/>
                <w:color w:val="000000"/>
                <w:sz w:val="18"/>
                <w:szCs w:val="18"/>
                <w:lang w:bidi="si-LK"/>
              </w:rPr>
              <w:t>login details</w:t>
            </w:r>
          </w:p>
        </w:tc>
        <w:tc>
          <w:tcPr>
            <w:tcW w:w="1558" w:type="dxa"/>
          </w:tcPr>
          <w:p w14:paraId="521AA64F" w14:textId="3DD59292" w:rsidR="00445DA4" w:rsidRDefault="0005176B"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Display login success message</w:t>
            </w:r>
          </w:p>
        </w:tc>
        <w:tc>
          <w:tcPr>
            <w:tcW w:w="1559" w:type="dxa"/>
          </w:tcPr>
          <w:p w14:paraId="636AFE2A" w14:textId="19FD220F" w:rsidR="00445DA4" w:rsidRDefault="0005176B"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Login success message has been displayed</w:t>
            </w:r>
          </w:p>
        </w:tc>
        <w:tc>
          <w:tcPr>
            <w:tcW w:w="1559" w:type="dxa"/>
          </w:tcPr>
          <w:p w14:paraId="1AA574D7" w14:textId="484F0055" w:rsidR="00445DA4" w:rsidRPr="00885B72" w:rsidRDefault="007D5EF5"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CB6D47" w14:paraId="3CFADA93" w14:textId="77777777" w:rsidTr="00407200">
        <w:tc>
          <w:tcPr>
            <w:cnfStyle w:val="001000000000" w:firstRow="0" w:lastRow="0" w:firstColumn="1" w:lastColumn="0" w:oddVBand="0" w:evenVBand="0" w:oddHBand="0" w:evenHBand="0" w:firstRowFirstColumn="0" w:firstRowLastColumn="0" w:lastRowFirstColumn="0" w:lastRowLastColumn="0"/>
            <w:tcW w:w="1558" w:type="dxa"/>
          </w:tcPr>
          <w:p w14:paraId="185C1687" w14:textId="2CBB1B39" w:rsidR="00CB6D47" w:rsidRDefault="0068028E" w:rsidP="0097626A">
            <w:pPr>
              <w:spacing w:before="0" w:after="160"/>
              <w:jc w:val="left"/>
              <w:rPr>
                <w:sz w:val="18"/>
                <w:szCs w:val="18"/>
              </w:rPr>
            </w:pPr>
            <w:r>
              <w:rPr>
                <w:sz w:val="18"/>
                <w:szCs w:val="18"/>
              </w:rPr>
              <w:t>6</w:t>
            </w:r>
          </w:p>
        </w:tc>
        <w:tc>
          <w:tcPr>
            <w:tcW w:w="1558" w:type="dxa"/>
          </w:tcPr>
          <w:p w14:paraId="1FD8F9C9" w14:textId="1D471A16" w:rsidR="00CB6D47" w:rsidRDefault="00622526"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Reset </w:t>
            </w:r>
            <w:r w:rsidR="00DF10F2">
              <w:rPr>
                <w:sz w:val="18"/>
                <w:szCs w:val="18"/>
              </w:rPr>
              <w:t>password</w:t>
            </w:r>
          </w:p>
        </w:tc>
        <w:tc>
          <w:tcPr>
            <w:tcW w:w="1558" w:type="dxa"/>
          </w:tcPr>
          <w:p w14:paraId="61F34519" w14:textId="6FA81EE5" w:rsidR="00CB6D47" w:rsidRPr="00885B72" w:rsidRDefault="00FC718C" w:rsidP="0097626A">
            <w:pPr>
              <w:spacing w:before="0" w:after="16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bidi="si-LK"/>
              </w:rPr>
            </w:pPr>
            <w:r w:rsidRPr="00885B72">
              <w:rPr>
                <w:rFonts w:eastAsia="Times New Roman" w:cs="Times New Roman"/>
                <w:color w:val="000000"/>
                <w:sz w:val="18"/>
                <w:szCs w:val="18"/>
                <w:lang w:bidi="si-LK"/>
              </w:rPr>
              <w:t xml:space="preserve">JSON object containing </w:t>
            </w:r>
            <w:r w:rsidR="008E2AA9">
              <w:rPr>
                <w:rFonts w:eastAsia="Times New Roman" w:cs="Times New Roman"/>
                <w:color w:val="000000"/>
                <w:sz w:val="18"/>
                <w:szCs w:val="18"/>
                <w:lang w:bidi="si-LK"/>
              </w:rPr>
              <w:t>reset</w:t>
            </w:r>
            <w:r w:rsidRPr="00885B72">
              <w:rPr>
                <w:rFonts w:eastAsia="Times New Roman" w:cs="Times New Roman"/>
                <w:color w:val="000000"/>
                <w:sz w:val="18"/>
                <w:szCs w:val="18"/>
                <w:lang w:bidi="si-LK"/>
              </w:rPr>
              <w:t xml:space="preserve"> </w:t>
            </w:r>
            <w:r w:rsidR="008E2AA9">
              <w:rPr>
                <w:rFonts w:eastAsia="Times New Roman" w:cs="Times New Roman"/>
                <w:color w:val="000000"/>
                <w:sz w:val="18"/>
                <w:szCs w:val="18"/>
                <w:lang w:bidi="si-LK"/>
              </w:rPr>
              <w:t>password</w:t>
            </w:r>
            <w:r>
              <w:rPr>
                <w:rFonts w:eastAsia="Times New Roman" w:cs="Times New Roman"/>
                <w:color w:val="000000"/>
                <w:sz w:val="18"/>
                <w:szCs w:val="18"/>
                <w:lang w:bidi="si-LK"/>
              </w:rPr>
              <w:t xml:space="preserve"> details</w:t>
            </w:r>
          </w:p>
        </w:tc>
        <w:tc>
          <w:tcPr>
            <w:tcW w:w="1558" w:type="dxa"/>
          </w:tcPr>
          <w:p w14:paraId="4CAEA8F2" w14:textId="6BB1DC5B" w:rsidR="00CB6D47" w:rsidRDefault="00E910AF"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Display password reset success message</w:t>
            </w:r>
          </w:p>
        </w:tc>
        <w:tc>
          <w:tcPr>
            <w:tcW w:w="1559" w:type="dxa"/>
          </w:tcPr>
          <w:p w14:paraId="63943616" w14:textId="3037405E" w:rsidR="00CB6D47" w:rsidRDefault="00E910AF"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Password reset success message has been displayed</w:t>
            </w:r>
          </w:p>
        </w:tc>
        <w:tc>
          <w:tcPr>
            <w:tcW w:w="1559" w:type="dxa"/>
          </w:tcPr>
          <w:p w14:paraId="47EBD298" w14:textId="38993CE7" w:rsidR="00CB6D47" w:rsidRDefault="00D8190E"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C4401E" w14:paraId="2B37C46D" w14:textId="77777777" w:rsidTr="00407200">
        <w:tc>
          <w:tcPr>
            <w:cnfStyle w:val="001000000000" w:firstRow="0" w:lastRow="0" w:firstColumn="1" w:lastColumn="0" w:oddVBand="0" w:evenVBand="0" w:oddHBand="0" w:evenHBand="0" w:firstRowFirstColumn="0" w:firstRowLastColumn="0" w:lastRowFirstColumn="0" w:lastRowLastColumn="0"/>
            <w:tcW w:w="1558" w:type="dxa"/>
          </w:tcPr>
          <w:p w14:paraId="1FD4254A" w14:textId="699BEE2E" w:rsidR="00C4401E" w:rsidRPr="00885B72" w:rsidRDefault="0068028E" w:rsidP="0097626A">
            <w:pPr>
              <w:spacing w:before="0" w:after="160"/>
              <w:jc w:val="left"/>
              <w:rPr>
                <w:sz w:val="18"/>
                <w:szCs w:val="18"/>
              </w:rPr>
            </w:pPr>
            <w:r>
              <w:rPr>
                <w:sz w:val="18"/>
                <w:szCs w:val="18"/>
              </w:rPr>
              <w:t>7</w:t>
            </w:r>
          </w:p>
        </w:tc>
        <w:tc>
          <w:tcPr>
            <w:tcW w:w="1558" w:type="dxa"/>
          </w:tcPr>
          <w:p w14:paraId="28A74CE5" w14:textId="0CAE8A2F" w:rsidR="00C4401E" w:rsidRPr="00885B72" w:rsidRDefault="00540D67"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 xml:space="preserve">Get all </w:t>
            </w:r>
            <w:r>
              <w:rPr>
                <w:sz w:val="18"/>
                <w:szCs w:val="18"/>
              </w:rPr>
              <w:t>breakdown complains</w:t>
            </w:r>
          </w:p>
        </w:tc>
        <w:tc>
          <w:tcPr>
            <w:tcW w:w="1558" w:type="dxa"/>
          </w:tcPr>
          <w:p w14:paraId="353DB755" w14:textId="25014352" w:rsidR="00C4401E" w:rsidRPr="0090316F" w:rsidRDefault="00540D67"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Times New Roman" w:cs="Times New Roman"/>
                <w:color w:val="000000"/>
                <w:sz w:val="18"/>
                <w:szCs w:val="18"/>
                <w:lang w:bidi="si-LK"/>
              </w:rPr>
              <w:t>-</w:t>
            </w:r>
          </w:p>
        </w:tc>
        <w:tc>
          <w:tcPr>
            <w:tcW w:w="1558" w:type="dxa"/>
          </w:tcPr>
          <w:p w14:paraId="1BAF1AAD" w14:textId="36EF2BBE" w:rsidR="00C4401E" w:rsidRPr="00885B72" w:rsidRDefault="00C76C88"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 table </w:t>
            </w:r>
            <w:r w:rsidR="00020439">
              <w:rPr>
                <w:sz w:val="18"/>
                <w:szCs w:val="18"/>
              </w:rPr>
              <w:t xml:space="preserve">that </w:t>
            </w:r>
            <w:r>
              <w:rPr>
                <w:sz w:val="18"/>
                <w:szCs w:val="18"/>
              </w:rPr>
              <w:t xml:space="preserve">contains </w:t>
            </w:r>
            <w:r w:rsidR="00020439">
              <w:rPr>
                <w:sz w:val="18"/>
                <w:szCs w:val="18"/>
              </w:rPr>
              <w:t xml:space="preserve">details of all the </w:t>
            </w:r>
            <w:r w:rsidR="000006EC">
              <w:rPr>
                <w:sz w:val="18"/>
                <w:szCs w:val="18"/>
              </w:rPr>
              <w:t>complains</w:t>
            </w:r>
          </w:p>
        </w:tc>
        <w:tc>
          <w:tcPr>
            <w:tcW w:w="1559" w:type="dxa"/>
          </w:tcPr>
          <w:p w14:paraId="279F1210" w14:textId="3A483029" w:rsidR="00C4401E" w:rsidRPr="00885B72" w:rsidRDefault="000006EC"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 table that contains details of all the complains</w:t>
            </w:r>
          </w:p>
        </w:tc>
        <w:tc>
          <w:tcPr>
            <w:tcW w:w="1559" w:type="dxa"/>
          </w:tcPr>
          <w:p w14:paraId="1C84BC48" w14:textId="1FBD5CB9" w:rsidR="00C4401E" w:rsidRPr="00885B72" w:rsidRDefault="002F150C"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Pass</w:t>
            </w:r>
          </w:p>
        </w:tc>
      </w:tr>
      <w:tr w:rsidR="009E69D5" w14:paraId="50F53482" w14:textId="77777777" w:rsidTr="00407200">
        <w:tc>
          <w:tcPr>
            <w:cnfStyle w:val="001000000000" w:firstRow="0" w:lastRow="0" w:firstColumn="1" w:lastColumn="0" w:oddVBand="0" w:evenVBand="0" w:oddHBand="0" w:evenHBand="0" w:firstRowFirstColumn="0" w:firstRowLastColumn="0" w:lastRowFirstColumn="0" w:lastRowLastColumn="0"/>
            <w:tcW w:w="1558" w:type="dxa"/>
          </w:tcPr>
          <w:p w14:paraId="0B12A049" w14:textId="7D4F43C0" w:rsidR="009E69D5" w:rsidRDefault="0068028E" w:rsidP="0097626A">
            <w:pPr>
              <w:spacing w:before="0" w:after="160"/>
              <w:jc w:val="left"/>
              <w:rPr>
                <w:sz w:val="18"/>
                <w:szCs w:val="18"/>
              </w:rPr>
            </w:pPr>
            <w:r>
              <w:rPr>
                <w:sz w:val="18"/>
                <w:szCs w:val="18"/>
              </w:rPr>
              <w:t>8</w:t>
            </w:r>
          </w:p>
        </w:tc>
        <w:tc>
          <w:tcPr>
            <w:tcW w:w="1558" w:type="dxa"/>
          </w:tcPr>
          <w:p w14:paraId="649BCC76" w14:textId="1597DA46" w:rsidR="009E69D5" w:rsidRPr="00885B72" w:rsidRDefault="000E2011"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Insert new breakdown complai</w:t>
            </w:r>
            <w:r w:rsidR="0085729C">
              <w:rPr>
                <w:sz w:val="18"/>
                <w:szCs w:val="18"/>
              </w:rPr>
              <w:t>n</w:t>
            </w:r>
          </w:p>
        </w:tc>
        <w:tc>
          <w:tcPr>
            <w:tcW w:w="1558" w:type="dxa"/>
          </w:tcPr>
          <w:p w14:paraId="47FFB0B2" w14:textId="06016497" w:rsidR="009E69D5" w:rsidRPr="00885B72" w:rsidRDefault="0085729C" w:rsidP="0097626A">
            <w:pPr>
              <w:spacing w:before="0" w:after="16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bidi="si-LK"/>
              </w:rPr>
            </w:pPr>
            <w:r w:rsidRPr="00885B72">
              <w:rPr>
                <w:rFonts w:eastAsia="Times New Roman" w:cs="Times New Roman"/>
                <w:color w:val="000000"/>
                <w:sz w:val="18"/>
                <w:szCs w:val="18"/>
                <w:lang w:bidi="si-LK"/>
              </w:rPr>
              <w:t xml:space="preserve">JSON object containing new </w:t>
            </w:r>
            <w:r>
              <w:rPr>
                <w:rFonts w:eastAsia="Times New Roman" w:cs="Times New Roman"/>
                <w:color w:val="000000"/>
                <w:sz w:val="18"/>
                <w:szCs w:val="18"/>
                <w:lang w:bidi="si-LK"/>
              </w:rPr>
              <w:t>breakdown</w:t>
            </w:r>
            <w:r w:rsidRPr="00885B72">
              <w:rPr>
                <w:rFonts w:eastAsia="Times New Roman" w:cs="Times New Roman"/>
                <w:color w:val="000000"/>
                <w:sz w:val="18"/>
                <w:szCs w:val="18"/>
                <w:lang w:bidi="si-LK"/>
              </w:rPr>
              <w:t xml:space="preserve"> data</w:t>
            </w:r>
          </w:p>
        </w:tc>
        <w:tc>
          <w:tcPr>
            <w:tcW w:w="1558" w:type="dxa"/>
          </w:tcPr>
          <w:p w14:paraId="372A70BC" w14:textId="74EFBBD8" w:rsidR="009E69D5" w:rsidRPr="00885B72" w:rsidRDefault="000F3022"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Display insertion success message</w:t>
            </w:r>
          </w:p>
        </w:tc>
        <w:tc>
          <w:tcPr>
            <w:tcW w:w="1559" w:type="dxa"/>
          </w:tcPr>
          <w:p w14:paraId="7233AE7E" w14:textId="39E6FB56" w:rsidR="009E69D5" w:rsidRPr="00885B72" w:rsidRDefault="000F3022"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Insertion success message has been displayed</w:t>
            </w:r>
          </w:p>
        </w:tc>
        <w:tc>
          <w:tcPr>
            <w:tcW w:w="1559" w:type="dxa"/>
          </w:tcPr>
          <w:p w14:paraId="43B9FB94" w14:textId="341598DE" w:rsidR="009E69D5" w:rsidRPr="00885B72" w:rsidRDefault="00FB26EC"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FB26EC" w14:paraId="74F19AF9" w14:textId="77777777" w:rsidTr="00407200">
        <w:tc>
          <w:tcPr>
            <w:cnfStyle w:val="001000000000" w:firstRow="0" w:lastRow="0" w:firstColumn="1" w:lastColumn="0" w:oddVBand="0" w:evenVBand="0" w:oddHBand="0" w:evenHBand="0" w:firstRowFirstColumn="0" w:firstRowLastColumn="0" w:lastRowFirstColumn="0" w:lastRowLastColumn="0"/>
            <w:tcW w:w="1558" w:type="dxa"/>
          </w:tcPr>
          <w:p w14:paraId="28F0AA7B" w14:textId="11D2C871" w:rsidR="00FB26EC" w:rsidRDefault="0068028E" w:rsidP="0097626A">
            <w:pPr>
              <w:spacing w:before="0" w:after="160"/>
              <w:jc w:val="left"/>
              <w:rPr>
                <w:sz w:val="18"/>
                <w:szCs w:val="18"/>
              </w:rPr>
            </w:pPr>
            <w:r>
              <w:rPr>
                <w:sz w:val="18"/>
                <w:szCs w:val="18"/>
              </w:rPr>
              <w:t>9</w:t>
            </w:r>
          </w:p>
        </w:tc>
        <w:tc>
          <w:tcPr>
            <w:tcW w:w="1558" w:type="dxa"/>
          </w:tcPr>
          <w:p w14:paraId="33C90594" w14:textId="3F091D8B" w:rsidR="00FB26EC" w:rsidRDefault="00694E86"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 </w:t>
            </w:r>
            <w:proofErr w:type="gramStart"/>
            <w:r>
              <w:rPr>
                <w:sz w:val="18"/>
                <w:szCs w:val="18"/>
              </w:rPr>
              <w:t>breakdown</w:t>
            </w:r>
            <w:proofErr w:type="gramEnd"/>
            <w:r>
              <w:rPr>
                <w:sz w:val="18"/>
                <w:szCs w:val="18"/>
              </w:rPr>
              <w:t xml:space="preserve"> complain</w:t>
            </w:r>
          </w:p>
        </w:tc>
        <w:tc>
          <w:tcPr>
            <w:tcW w:w="1558" w:type="dxa"/>
          </w:tcPr>
          <w:p w14:paraId="41E7D0E3" w14:textId="1FA6C17E" w:rsidR="00FB26EC" w:rsidRPr="00885B72" w:rsidRDefault="00694E86" w:rsidP="0097626A">
            <w:pPr>
              <w:spacing w:before="0" w:after="16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bidi="si-LK"/>
              </w:rPr>
            </w:pPr>
            <w:r w:rsidRPr="00885B72">
              <w:rPr>
                <w:rFonts w:eastAsia="Times New Roman" w:cs="Times New Roman"/>
                <w:color w:val="000000"/>
                <w:sz w:val="18"/>
                <w:szCs w:val="18"/>
                <w:lang w:bidi="si-LK"/>
              </w:rPr>
              <w:t xml:space="preserve">JSON object containing updated </w:t>
            </w:r>
            <w:r>
              <w:rPr>
                <w:rFonts w:eastAsia="Times New Roman" w:cs="Times New Roman"/>
                <w:color w:val="000000"/>
                <w:sz w:val="18"/>
                <w:szCs w:val="18"/>
                <w:lang w:bidi="si-LK"/>
              </w:rPr>
              <w:t>breakdown</w:t>
            </w:r>
            <w:r w:rsidRPr="00885B72">
              <w:rPr>
                <w:rFonts w:eastAsia="Times New Roman" w:cs="Times New Roman"/>
                <w:color w:val="000000"/>
                <w:sz w:val="18"/>
                <w:szCs w:val="18"/>
                <w:lang w:bidi="si-LK"/>
              </w:rPr>
              <w:t xml:space="preserve"> data</w:t>
            </w:r>
          </w:p>
        </w:tc>
        <w:tc>
          <w:tcPr>
            <w:tcW w:w="1558" w:type="dxa"/>
          </w:tcPr>
          <w:p w14:paraId="7545714C" w14:textId="37295EB6" w:rsidR="00FB26EC" w:rsidRPr="00885B72" w:rsidRDefault="000F3022"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Display </w:t>
            </w:r>
            <w:proofErr w:type="spellStart"/>
            <w:r>
              <w:rPr>
                <w:sz w:val="18"/>
                <w:szCs w:val="18"/>
              </w:rPr>
              <w:t>updation</w:t>
            </w:r>
            <w:proofErr w:type="spellEnd"/>
            <w:r>
              <w:rPr>
                <w:sz w:val="18"/>
                <w:szCs w:val="18"/>
              </w:rPr>
              <w:t xml:space="preserve"> success message</w:t>
            </w:r>
          </w:p>
        </w:tc>
        <w:tc>
          <w:tcPr>
            <w:tcW w:w="1559" w:type="dxa"/>
          </w:tcPr>
          <w:p w14:paraId="041872D7" w14:textId="19382DAE" w:rsidR="00FB26EC" w:rsidRPr="00885B72" w:rsidRDefault="005850EB"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Updation</w:t>
            </w:r>
            <w:proofErr w:type="spellEnd"/>
            <w:r>
              <w:rPr>
                <w:sz w:val="18"/>
                <w:szCs w:val="18"/>
              </w:rPr>
              <w:t xml:space="preserve"> success message has been displayed</w:t>
            </w:r>
          </w:p>
        </w:tc>
        <w:tc>
          <w:tcPr>
            <w:tcW w:w="1559" w:type="dxa"/>
          </w:tcPr>
          <w:p w14:paraId="38FA49E5" w14:textId="1FD18CCA" w:rsidR="00FB26EC" w:rsidRDefault="000C2B05"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0C2B05" w14:paraId="4384194F" w14:textId="77777777" w:rsidTr="00407200">
        <w:tc>
          <w:tcPr>
            <w:cnfStyle w:val="001000000000" w:firstRow="0" w:lastRow="0" w:firstColumn="1" w:lastColumn="0" w:oddVBand="0" w:evenVBand="0" w:oddHBand="0" w:evenHBand="0" w:firstRowFirstColumn="0" w:firstRowLastColumn="0" w:lastRowFirstColumn="0" w:lastRowLastColumn="0"/>
            <w:tcW w:w="1558" w:type="dxa"/>
          </w:tcPr>
          <w:p w14:paraId="2257E117" w14:textId="066AE3AF" w:rsidR="000C2B05" w:rsidRDefault="00622526" w:rsidP="0097626A">
            <w:pPr>
              <w:spacing w:before="0" w:after="160"/>
              <w:jc w:val="left"/>
              <w:rPr>
                <w:sz w:val="18"/>
                <w:szCs w:val="18"/>
              </w:rPr>
            </w:pPr>
            <w:r>
              <w:rPr>
                <w:sz w:val="18"/>
                <w:szCs w:val="18"/>
              </w:rPr>
              <w:t>10</w:t>
            </w:r>
          </w:p>
        </w:tc>
        <w:tc>
          <w:tcPr>
            <w:tcW w:w="1558" w:type="dxa"/>
          </w:tcPr>
          <w:p w14:paraId="2062F9C3" w14:textId="48AF2E11" w:rsidR="000C2B05" w:rsidRDefault="00E55EC7"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Delete breakdown complain</w:t>
            </w:r>
          </w:p>
        </w:tc>
        <w:tc>
          <w:tcPr>
            <w:tcW w:w="1558" w:type="dxa"/>
          </w:tcPr>
          <w:p w14:paraId="10146F7B" w14:textId="1BDAF64E" w:rsidR="000C2B05" w:rsidRPr="00885B72" w:rsidRDefault="00E55EC7" w:rsidP="0097626A">
            <w:pPr>
              <w:spacing w:before="0" w:after="16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bidi="si-LK"/>
              </w:rPr>
            </w:pPr>
            <w:r w:rsidRPr="00885B72">
              <w:rPr>
                <w:rFonts w:eastAsia="Times New Roman" w:cs="Times New Roman"/>
                <w:color w:val="000000"/>
                <w:sz w:val="18"/>
                <w:szCs w:val="18"/>
                <w:lang w:bidi="si-LK"/>
              </w:rPr>
              <w:t xml:space="preserve">JSON object containing </w:t>
            </w:r>
            <w:r>
              <w:rPr>
                <w:rFonts w:eastAsia="Times New Roman" w:cs="Times New Roman"/>
                <w:color w:val="000000"/>
                <w:sz w:val="18"/>
                <w:szCs w:val="18"/>
                <w:lang w:bidi="si-LK"/>
              </w:rPr>
              <w:t>breakdown ID</w:t>
            </w:r>
          </w:p>
        </w:tc>
        <w:tc>
          <w:tcPr>
            <w:tcW w:w="1558" w:type="dxa"/>
          </w:tcPr>
          <w:p w14:paraId="7B0579A7" w14:textId="6254E0DD" w:rsidR="000C2B05" w:rsidRPr="00885B72" w:rsidRDefault="007C2D8F"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Display deletion success message</w:t>
            </w:r>
          </w:p>
        </w:tc>
        <w:tc>
          <w:tcPr>
            <w:tcW w:w="1559" w:type="dxa"/>
          </w:tcPr>
          <w:p w14:paraId="1C18EFCF" w14:textId="5C43BFCA" w:rsidR="000C2B05" w:rsidRPr="00885B72" w:rsidRDefault="007C2D8F"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Deletion success message has been displayed</w:t>
            </w:r>
          </w:p>
        </w:tc>
        <w:tc>
          <w:tcPr>
            <w:tcW w:w="1559" w:type="dxa"/>
          </w:tcPr>
          <w:p w14:paraId="03B4A0A9" w14:textId="7F3F3B05" w:rsidR="000C2B05" w:rsidRDefault="00E55EC7" w:rsidP="009762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bl>
    <w:p w14:paraId="2C1DD61D" w14:textId="77777777" w:rsidR="000A3F12" w:rsidRDefault="000A3F12" w:rsidP="000A3F12">
      <w:pPr>
        <w:rPr>
          <w:b/>
          <w:szCs w:val="24"/>
        </w:rPr>
      </w:pPr>
    </w:p>
    <w:p w14:paraId="1D4F24BE" w14:textId="4E383D3A" w:rsidR="000A3F12" w:rsidRPr="00D11E99" w:rsidRDefault="005A120E" w:rsidP="00D50C1A">
      <w:pPr>
        <w:pStyle w:val="ListParagraph"/>
        <w:numPr>
          <w:ilvl w:val="1"/>
          <w:numId w:val="16"/>
        </w:numPr>
        <w:rPr>
          <w:b/>
          <w:sz w:val="28"/>
          <w:szCs w:val="28"/>
        </w:rPr>
      </w:pPr>
      <w:r w:rsidRPr="00365A5B">
        <w:rPr>
          <w:b/>
          <w:sz w:val="28"/>
          <w:szCs w:val="28"/>
        </w:rPr>
        <w:t>IT</w:t>
      </w:r>
      <w:r>
        <w:rPr>
          <w:b/>
          <w:sz w:val="28"/>
          <w:szCs w:val="28"/>
        </w:rPr>
        <w:t>20</w:t>
      </w:r>
      <w:r w:rsidR="00D11E99">
        <w:rPr>
          <w:b/>
          <w:sz w:val="28"/>
          <w:szCs w:val="28"/>
        </w:rPr>
        <w:t>188054</w:t>
      </w:r>
      <w:r w:rsidRPr="00365A5B">
        <w:rPr>
          <w:b/>
          <w:sz w:val="28"/>
          <w:szCs w:val="28"/>
        </w:rPr>
        <w:t xml:space="preserve"> </w:t>
      </w:r>
      <w:proofErr w:type="spellStart"/>
      <w:r w:rsidR="00D11E99">
        <w:rPr>
          <w:b/>
          <w:sz w:val="28"/>
          <w:szCs w:val="28"/>
        </w:rPr>
        <w:t>Benthota</w:t>
      </w:r>
      <w:proofErr w:type="spellEnd"/>
      <w:r w:rsidR="00D11E99">
        <w:rPr>
          <w:b/>
          <w:sz w:val="28"/>
          <w:szCs w:val="28"/>
        </w:rPr>
        <w:t xml:space="preserve"> </w:t>
      </w:r>
      <w:proofErr w:type="spellStart"/>
      <w:r w:rsidR="00D11E99">
        <w:rPr>
          <w:b/>
          <w:sz w:val="28"/>
          <w:szCs w:val="28"/>
        </w:rPr>
        <w:t>Arachchi</w:t>
      </w:r>
      <w:proofErr w:type="spellEnd"/>
      <w:r w:rsidR="00D11E99">
        <w:rPr>
          <w:b/>
          <w:sz w:val="28"/>
          <w:szCs w:val="28"/>
        </w:rPr>
        <w:t xml:space="preserve"> B.A.T.P</w:t>
      </w:r>
      <w:r w:rsidR="00D415D9">
        <w:rPr>
          <w:b/>
          <w:sz w:val="28"/>
          <w:szCs w:val="28"/>
        </w:rPr>
        <w:t>.</w:t>
      </w:r>
    </w:p>
    <w:p w14:paraId="5AA17443" w14:textId="503E5604" w:rsidR="007B416E" w:rsidRDefault="00D04A7E" w:rsidP="00D50C1A">
      <w:pPr>
        <w:pStyle w:val="Heading2"/>
        <w:numPr>
          <w:ilvl w:val="2"/>
          <w:numId w:val="16"/>
        </w:numPr>
      </w:pPr>
      <w:bookmarkStart w:id="18" w:name="_Toc70154506"/>
      <w:r>
        <w:t xml:space="preserve">Power </w:t>
      </w:r>
      <w:r w:rsidR="00405C4D">
        <w:t>Management</w:t>
      </w:r>
      <w:r w:rsidR="007B416E">
        <w:t xml:space="preserve"> Service</w:t>
      </w:r>
      <w:bookmarkEnd w:id="18"/>
    </w:p>
    <w:p w14:paraId="1D341171" w14:textId="33D40CD0" w:rsidR="00DD3DDF" w:rsidRPr="00DD3DDF" w:rsidRDefault="00A11CFF" w:rsidP="00DD3DDF">
      <w:r>
        <w:rPr>
          <w:noProof/>
        </w:rPr>
        <w:drawing>
          <wp:anchor distT="0" distB="0" distL="114300" distR="114300" simplePos="0" relativeHeight="251658250" behindDoc="0" locked="0" layoutInCell="1" allowOverlap="1" wp14:anchorId="5184DADF" wp14:editId="013DCB9F">
            <wp:simplePos x="0" y="0"/>
            <wp:positionH relativeFrom="margin">
              <wp:align>left</wp:align>
            </wp:positionH>
            <wp:positionV relativeFrom="paragraph">
              <wp:posOffset>151130</wp:posOffset>
            </wp:positionV>
            <wp:extent cx="5006340" cy="1892935"/>
            <wp:effectExtent l="0" t="0" r="381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06340" cy="1892935"/>
                    </a:xfrm>
                    <a:prstGeom prst="rect">
                      <a:avLst/>
                    </a:prstGeom>
                  </pic:spPr>
                </pic:pic>
              </a:graphicData>
            </a:graphic>
          </wp:anchor>
        </w:drawing>
      </w:r>
      <w:r>
        <w:rPr>
          <w:noProof/>
        </w:rPr>
        <w:drawing>
          <wp:anchor distT="0" distB="0" distL="114300" distR="114300" simplePos="0" relativeHeight="251658251" behindDoc="0" locked="0" layoutInCell="1" allowOverlap="1" wp14:anchorId="6593259E" wp14:editId="3AB953CD">
            <wp:simplePos x="0" y="0"/>
            <wp:positionH relativeFrom="margin">
              <wp:align>left</wp:align>
            </wp:positionH>
            <wp:positionV relativeFrom="paragraph">
              <wp:posOffset>1810238</wp:posOffset>
            </wp:positionV>
            <wp:extent cx="4966970" cy="1684655"/>
            <wp:effectExtent l="0" t="0" r="508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66970" cy="1684655"/>
                    </a:xfrm>
                    <a:prstGeom prst="rect">
                      <a:avLst/>
                    </a:prstGeom>
                  </pic:spPr>
                </pic:pic>
              </a:graphicData>
            </a:graphic>
          </wp:anchor>
        </w:drawing>
      </w:r>
    </w:p>
    <w:p w14:paraId="53C6EBCB" w14:textId="74FC8A57" w:rsidR="00470CBB" w:rsidRDefault="00470CBB" w:rsidP="00DD3DDF">
      <w:r>
        <w:rPr>
          <w:noProof/>
        </w:rPr>
        <w:drawing>
          <wp:inline distT="0" distB="0" distL="0" distR="0" wp14:anchorId="3880D6D9" wp14:editId="72D0AC6C">
            <wp:extent cx="4939105" cy="1579880"/>
            <wp:effectExtent l="0" t="0" r="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89330" cy="1595945"/>
                    </a:xfrm>
                    <a:prstGeom prst="rect">
                      <a:avLst/>
                    </a:prstGeom>
                  </pic:spPr>
                </pic:pic>
              </a:graphicData>
            </a:graphic>
          </wp:inline>
        </w:drawing>
      </w:r>
    </w:p>
    <w:p w14:paraId="5DC7ECC5" w14:textId="364621CF" w:rsidR="009F5036" w:rsidRPr="00317961" w:rsidRDefault="009F5036" w:rsidP="009F5036">
      <w:pPr>
        <w:rPr>
          <w:rFonts w:cs="Times New Roman"/>
          <w:sz w:val="18"/>
          <w:szCs w:val="18"/>
        </w:rPr>
      </w:pPr>
      <w:r w:rsidRPr="00317961">
        <w:rPr>
          <w:rFonts w:cs="Times New Roman"/>
          <w:sz w:val="18"/>
          <w:szCs w:val="18"/>
        </w:rPr>
        <w:t>Power consumption service is responsible for manag</w:t>
      </w:r>
      <w:r w:rsidR="007D49FB">
        <w:rPr>
          <w:rFonts w:cs="Times New Roman"/>
          <w:sz w:val="18"/>
          <w:szCs w:val="18"/>
        </w:rPr>
        <w:t>ing</w:t>
      </w:r>
      <w:r w:rsidR="00E8742F">
        <w:rPr>
          <w:rFonts w:cs="Times New Roman"/>
          <w:sz w:val="18"/>
          <w:szCs w:val="18"/>
        </w:rPr>
        <w:t>, view</w:t>
      </w:r>
      <w:r w:rsidR="007D49FB">
        <w:rPr>
          <w:rFonts w:cs="Times New Roman"/>
          <w:sz w:val="18"/>
          <w:szCs w:val="18"/>
        </w:rPr>
        <w:t>ing,</w:t>
      </w:r>
      <w:r w:rsidR="00EF465A">
        <w:rPr>
          <w:rFonts w:cs="Times New Roman"/>
          <w:sz w:val="18"/>
          <w:szCs w:val="18"/>
        </w:rPr>
        <w:t xml:space="preserve"> a</w:t>
      </w:r>
      <w:r w:rsidR="007D49FB">
        <w:rPr>
          <w:rFonts w:cs="Times New Roman"/>
          <w:sz w:val="18"/>
          <w:szCs w:val="18"/>
        </w:rPr>
        <w:t xml:space="preserve">nd </w:t>
      </w:r>
      <w:r w:rsidR="007D49FB" w:rsidRPr="5C042F43">
        <w:rPr>
          <w:rFonts w:cs="Times New Roman"/>
          <w:sz w:val="18"/>
          <w:szCs w:val="18"/>
        </w:rPr>
        <w:t>modif</w:t>
      </w:r>
      <w:r w:rsidR="003A54BE" w:rsidRPr="5C042F43">
        <w:rPr>
          <w:rFonts w:cs="Times New Roman"/>
          <w:sz w:val="18"/>
          <w:szCs w:val="18"/>
        </w:rPr>
        <w:t>ying</w:t>
      </w:r>
      <w:r w:rsidRPr="00317961">
        <w:rPr>
          <w:rFonts w:cs="Times New Roman"/>
          <w:sz w:val="18"/>
          <w:szCs w:val="18"/>
        </w:rPr>
        <w:t xml:space="preserve"> all the power consumption details of the users who are directly interacting and consuming electricity from the </w:t>
      </w:r>
      <w:proofErr w:type="spellStart"/>
      <w:r w:rsidRPr="00317961">
        <w:rPr>
          <w:rFonts w:cs="Times New Roman"/>
          <w:sz w:val="18"/>
          <w:szCs w:val="18"/>
        </w:rPr>
        <w:t>ElectroGrid</w:t>
      </w:r>
      <w:proofErr w:type="spellEnd"/>
      <w:r w:rsidRPr="00317961">
        <w:rPr>
          <w:rFonts w:cs="Times New Roman"/>
          <w:sz w:val="18"/>
          <w:szCs w:val="18"/>
        </w:rPr>
        <w:t xml:space="preserve"> system. Power consumption service manages the consumption data which includes the record ID, account number, and no. of units in the current reading of the user (</w:t>
      </w:r>
      <w:r w:rsidRPr="00317961">
        <w:rPr>
          <w:rFonts w:cs="Times New Roman"/>
          <w:i/>
          <w:sz w:val="18"/>
          <w:szCs w:val="18"/>
        </w:rPr>
        <w:t>Assuming the meter reader gets the current reading value from the consumer meter</w:t>
      </w:r>
      <w:r w:rsidRPr="00317961">
        <w:rPr>
          <w:rFonts w:cs="Times New Roman"/>
          <w:sz w:val="18"/>
          <w:szCs w:val="18"/>
        </w:rPr>
        <w:t>), date of the reading, reader ID, and user ID. When these data are added to the service, the system will automatically read the current reading of the previous month for the relevant user and get the difference between the current reading and the previous reading as consuming unit</w:t>
      </w:r>
      <w:r w:rsidR="0095097C">
        <w:rPr>
          <w:rFonts w:cs="Times New Roman"/>
          <w:sz w:val="18"/>
          <w:szCs w:val="18"/>
        </w:rPr>
        <w:t>s</w:t>
      </w:r>
      <w:r w:rsidRPr="00317961">
        <w:rPr>
          <w:rFonts w:cs="Times New Roman"/>
          <w:sz w:val="18"/>
          <w:szCs w:val="18"/>
        </w:rPr>
        <w:t xml:space="preserve"> of the user for the relevant month. </w:t>
      </w:r>
    </w:p>
    <w:p w14:paraId="79D95116" w14:textId="3CC2170B" w:rsidR="0075108A" w:rsidRPr="0075108A" w:rsidRDefault="0075108A" w:rsidP="0075108A">
      <w:pPr>
        <w:rPr>
          <w:sz w:val="18"/>
          <w:szCs w:val="18"/>
        </w:rPr>
      </w:pPr>
      <w:r w:rsidRPr="0075108A">
        <w:rPr>
          <w:sz w:val="18"/>
          <w:szCs w:val="18"/>
        </w:rPr>
        <w:t>Power capacity service is responsible for managing</w:t>
      </w:r>
      <w:r w:rsidR="00AF2369">
        <w:rPr>
          <w:sz w:val="18"/>
          <w:szCs w:val="18"/>
        </w:rPr>
        <w:t>,</w:t>
      </w:r>
      <w:r w:rsidR="006A7082">
        <w:rPr>
          <w:sz w:val="18"/>
          <w:szCs w:val="18"/>
        </w:rPr>
        <w:t xml:space="preserve"> </w:t>
      </w:r>
      <w:r w:rsidR="006A7082">
        <w:rPr>
          <w:rFonts w:cs="Times New Roman"/>
          <w:sz w:val="18"/>
          <w:szCs w:val="18"/>
        </w:rPr>
        <w:t>viewing, and modifying</w:t>
      </w:r>
      <w:r w:rsidRPr="0075108A">
        <w:rPr>
          <w:sz w:val="18"/>
          <w:szCs w:val="18"/>
        </w:rPr>
        <w:t xml:space="preserve"> all the power generation details of the power supplier</w:t>
      </w:r>
      <w:r w:rsidR="00506F3E">
        <w:rPr>
          <w:sz w:val="18"/>
          <w:szCs w:val="18"/>
        </w:rPr>
        <w:t>s</w:t>
      </w:r>
      <w:r w:rsidRPr="0075108A">
        <w:rPr>
          <w:sz w:val="18"/>
          <w:szCs w:val="18"/>
        </w:rPr>
        <w:t xml:space="preserve"> who are directly interacting and generating electricity </w:t>
      </w:r>
      <w:r w:rsidR="00402328">
        <w:rPr>
          <w:sz w:val="18"/>
          <w:szCs w:val="18"/>
        </w:rPr>
        <w:t>for</w:t>
      </w:r>
      <w:r w:rsidRPr="0075108A">
        <w:rPr>
          <w:sz w:val="18"/>
          <w:szCs w:val="18"/>
        </w:rPr>
        <w:t xml:space="preserve"> the </w:t>
      </w:r>
      <w:proofErr w:type="spellStart"/>
      <w:r w:rsidRPr="0075108A">
        <w:rPr>
          <w:sz w:val="18"/>
          <w:szCs w:val="18"/>
        </w:rPr>
        <w:t>ElectroGrid</w:t>
      </w:r>
      <w:proofErr w:type="spellEnd"/>
      <w:r w:rsidRPr="0075108A">
        <w:rPr>
          <w:sz w:val="18"/>
          <w:szCs w:val="18"/>
        </w:rPr>
        <w:t xml:space="preserve"> system. Power capacity service manages the power generating data which includes the power supplier ID, date of the power generation, type, and the number of units added to the system. </w:t>
      </w:r>
    </w:p>
    <w:p w14:paraId="614F588E" w14:textId="1BDFF57C" w:rsidR="00470CBB" w:rsidRPr="006F6A77" w:rsidRDefault="0075108A" w:rsidP="00DD3DDF">
      <w:pPr>
        <w:rPr>
          <w:sz w:val="18"/>
          <w:szCs w:val="18"/>
        </w:rPr>
      </w:pPr>
      <w:r w:rsidRPr="0075108A">
        <w:rPr>
          <w:sz w:val="18"/>
          <w:szCs w:val="18"/>
        </w:rPr>
        <w:t xml:space="preserve">Power </w:t>
      </w:r>
      <w:r>
        <w:rPr>
          <w:sz w:val="18"/>
          <w:szCs w:val="18"/>
        </w:rPr>
        <w:t>summary</w:t>
      </w:r>
      <w:r w:rsidRPr="0075108A">
        <w:rPr>
          <w:sz w:val="18"/>
          <w:szCs w:val="18"/>
        </w:rPr>
        <w:t xml:space="preserve"> service is responsible for </w:t>
      </w:r>
      <w:r w:rsidR="00644E8D">
        <w:rPr>
          <w:sz w:val="18"/>
          <w:szCs w:val="18"/>
        </w:rPr>
        <w:t xml:space="preserve">generating a summarized view </w:t>
      </w:r>
      <w:r w:rsidR="00E61936">
        <w:rPr>
          <w:sz w:val="18"/>
          <w:szCs w:val="18"/>
        </w:rPr>
        <w:t xml:space="preserve">by combining the </w:t>
      </w:r>
      <w:r w:rsidR="00644E8D">
        <w:rPr>
          <w:sz w:val="18"/>
          <w:szCs w:val="18"/>
        </w:rPr>
        <w:t xml:space="preserve">power </w:t>
      </w:r>
      <w:r w:rsidR="0075649A">
        <w:rPr>
          <w:sz w:val="18"/>
          <w:szCs w:val="18"/>
        </w:rPr>
        <w:t>capacity</w:t>
      </w:r>
      <w:r w:rsidR="00644E8D">
        <w:rPr>
          <w:sz w:val="18"/>
          <w:szCs w:val="18"/>
        </w:rPr>
        <w:t xml:space="preserve"> and consumption</w:t>
      </w:r>
      <w:r w:rsidR="00E61936">
        <w:rPr>
          <w:sz w:val="18"/>
          <w:szCs w:val="18"/>
        </w:rPr>
        <w:t xml:space="preserve"> data </w:t>
      </w:r>
      <w:r w:rsidR="00927FDA">
        <w:rPr>
          <w:sz w:val="18"/>
          <w:szCs w:val="18"/>
        </w:rPr>
        <w:t>of</w:t>
      </w:r>
      <w:r w:rsidR="00B265DB">
        <w:rPr>
          <w:sz w:val="18"/>
          <w:szCs w:val="18"/>
        </w:rPr>
        <w:t xml:space="preserve"> the</w:t>
      </w:r>
      <w:r w:rsidR="00927FDA">
        <w:rPr>
          <w:sz w:val="18"/>
          <w:szCs w:val="18"/>
        </w:rPr>
        <w:t xml:space="preserve"> </w:t>
      </w:r>
      <w:proofErr w:type="spellStart"/>
      <w:r w:rsidR="00B265DB" w:rsidRPr="00317961">
        <w:rPr>
          <w:rFonts w:cs="Times New Roman"/>
          <w:sz w:val="18"/>
          <w:szCs w:val="18"/>
        </w:rPr>
        <w:t>ElectroGrid</w:t>
      </w:r>
      <w:proofErr w:type="spellEnd"/>
      <w:r w:rsidR="00B265DB" w:rsidRPr="00317961">
        <w:rPr>
          <w:rFonts w:cs="Times New Roman"/>
          <w:sz w:val="18"/>
          <w:szCs w:val="18"/>
        </w:rPr>
        <w:t xml:space="preserve"> </w:t>
      </w:r>
      <w:r w:rsidR="00C30CE5">
        <w:rPr>
          <w:sz w:val="18"/>
          <w:szCs w:val="18"/>
        </w:rPr>
        <w:t xml:space="preserve">according to a specific month or </w:t>
      </w:r>
      <w:r w:rsidR="00910BBC">
        <w:rPr>
          <w:sz w:val="18"/>
          <w:szCs w:val="18"/>
        </w:rPr>
        <w:t xml:space="preserve">for </w:t>
      </w:r>
      <w:r w:rsidR="00B265DB">
        <w:rPr>
          <w:sz w:val="18"/>
          <w:szCs w:val="18"/>
        </w:rPr>
        <w:t xml:space="preserve">a </w:t>
      </w:r>
      <w:r w:rsidR="00874073">
        <w:rPr>
          <w:sz w:val="18"/>
          <w:szCs w:val="18"/>
        </w:rPr>
        <w:t>specific</w:t>
      </w:r>
      <w:r w:rsidR="00757F19">
        <w:rPr>
          <w:sz w:val="18"/>
          <w:szCs w:val="18"/>
        </w:rPr>
        <w:t xml:space="preserve"> </w:t>
      </w:r>
      <w:r w:rsidR="00874073">
        <w:rPr>
          <w:sz w:val="18"/>
          <w:szCs w:val="18"/>
        </w:rPr>
        <w:t>year</w:t>
      </w:r>
      <w:r w:rsidR="00B879F2">
        <w:rPr>
          <w:sz w:val="18"/>
          <w:szCs w:val="18"/>
        </w:rPr>
        <w:t>.</w:t>
      </w:r>
    </w:p>
    <w:p w14:paraId="3C34F76B" w14:textId="209F253D" w:rsidR="006F6A77" w:rsidRDefault="006F6A77" w:rsidP="00D50C1A">
      <w:pPr>
        <w:pStyle w:val="Heading4"/>
        <w:numPr>
          <w:ilvl w:val="2"/>
          <w:numId w:val="16"/>
        </w:numPr>
      </w:pPr>
      <w:r>
        <w:lastRenderedPageBreak/>
        <w:t xml:space="preserve">Activity Diagrams </w:t>
      </w:r>
    </w:p>
    <w:p w14:paraId="08C4CFC3" w14:textId="71F331B4" w:rsidR="0009150E" w:rsidRPr="00785461" w:rsidRDefault="003E0927" w:rsidP="00785461">
      <w:r>
        <w:rPr>
          <w:noProof/>
        </w:rPr>
        <w:drawing>
          <wp:inline distT="0" distB="0" distL="0" distR="0" wp14:anchorId="19C6B822" wp14:editId="4A73A571">
            <wp:extent cx="5943600" cy="7416165"/>
            <wp:effectExtent l="0" t="0" r="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30" cstate="hqprint">
                      <a:extLst>
                        <a:ext uri="{28A0092B-C50C-407E-A947-70E740481C1C}">
                          <a14:useLocalDpi xmlns:a14="http://schemas.microsoft.com/office/drawing/2010/main"/>
                        </a:ext>
                      </a:extLst>
                    </a:blip>
                    <a:stretch>
                      <a:fillRect/>
                    </a:stretch>
                  </pic:blipFill>
                  <pic:spPr>
                    <a:xfrm>
                      <a:off x="0" y="0"/>
                      <a:ext cx="5943600" cy="7416165"/>
                    </a:xfrm>
                    <a:prstGeom prst="rect">
                      <a:avLst/>
                    </a:prstGeom>
                  </pic:spPr>
                </pic:pic>
              </a:graphicData>
            </a:graphic>
          </wp:inline>
        </w:drawing>
      </w:r>
    </w:p>
    <w:p w14:paraId="7F95F3BB" w14:textId="1561D589" w:rsidR="00E140BB" w:rsidRPr="00261A98" w:rsidRDefault="00BD0703" w:rsidP="00D50C1A">
      <w:pPr>
        <w:pStyle w:val="ListParagraph"/>
        <w:numPr>
          <w:ilvl w:val="2"/>
          <w:numId w:val="16"/>
        </w:numPr>
        <w:spacing w:before="0" w:after="0"/>
        <w:jc w:val="left"/>
        <w:rPr>
          <w:b/>
        </w:rPr>
      </w:pPr>
      <w:r>
        <w:rPr>
          <w:noProof/>
        </w:rPr>
        <w:lastRenderedPageBreak/>
        <w:drawing>
          <wp:anchor distT="0" distB="0" distL="114300" distR="114300" simplePos="0" relativeHeight="251658249" behindDoc="0" locked="0" layoutInCell="1" allowOverlap="1" wp14:anchorId="73463C75" wp14:editId="519EC3C8">
            <wp:simplePos x="0" y="0"/>
            <wp:positionH relativeFrom="margin">
              <wp:posOffset>198680</wp:posOffset>
            </wp:positionH>
            <wp:positionV relativeFrom="paragraph">
              <wp:posOffset>290120</wp:posOffset>
            </wp:positionV>
            <wp:extent cx="5480685" cy="3996055"/>
            <wp:effectExtent l="0" t="0" r="5715" b="4445"/>
            <wp:wrapSquare wrapText="bothSides"/>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1" cstate="hqprint">
                      <a:extLst>
                        <a:ext uri="{28A0092B-C50C-407E-A947-70E740481C1C}">
                          <a14:useLocalDpi xmlns:a14="http://schemas.microsoft.com/office/drawing/2010/main"/>
                        </a:ext>
                      </a:extLst>
                    </a:blip>
                    <a:stretch>
                      <a:fillRect/>
                    </a:stretch>
                  </pic:blipFill>
                  <pic:spPr>
                    <a:xfrm>
                      <a:off x="0" y="0"/>
                      <a:ext cx="5480685" cy="3996055"/>
                    </a:xfrm>
                    <a:prstGeom prst="rect">
                      <a:avLst/>
                    </a:prstGeom>
                  </pic:spPr>
                </pic:pic>
              </a:graphicData>
            </a:graphic>
            <wp14:sizeRelH relativeFrom="margin">
              <wp14:pctWidth>0</wp14:pctWidth>
            </wp14:sizeRelH>
            <wp14:sizeRelV relativeFrom="margin">
              <wp14:pctHeight>0</wp14:pctHeight>
            </wp14:sizeRelV>
          </wp:anchor>
        </w:drawing>
      </w:r>
      <w:r w:rsidR="00E140BB" w:rsidRPr="00AD1B4D">
        <w:rPr>
          <w:b/>
          <w:bCs/>
        </w:rPr>
        <w:t>Class Diagram</w:t>
      </w:r>
    </w:p>
    <w:p w14:paraId="560E13CF" w14:textId="77777777" w:rsidR="00261A98" w:rsidRPr="00AD1B4D" w:rsidRDefault="00261A98" w:rsidP="00A05B00">
      <w:pPr>
        <w:spacing w:before="0" w:after="0"/>
        <w:jc w:val="left"/>
        <w:rPr>
          <w:b/>
        </w:rPr>
      </w:pPr>
    </w:p>
    <w:p w14:paraId="48372379" w14:textId="56E2B94F" w:rsidR="0002495E" w:rsidRDefault="00261A98" w:rsidP="00D50C1A">
      <w:pPr>
        <w:pStyle w:val="Heading3"/>
        <w:numPr>
          <w:ilvl w:val="2"/>
          <w:numId w:val="16"/>
        </w:numPr>
      </w:pPr>
      <w:bookmarkStart w:id="19" w:name="_Toc70154508"/>
      <w:r>
        <w:t xml:space="preserve"> </w:t>
      </w:r>
      <w:r w:rsidR="002241BE">
        <w:t>Service Development and Testing</w:t>
      </w:r>
      <w:bookmarkEnd w:id="19"/>
    </w:p>
    <w:p w14:paraId="222E27E7" w14:textId="43B97184" w:rsidR="00E140BB" w:rsidRPr="0001435B" w:rsidRDefault="00E140BB" w:rsidP="00D50C1A">
      <w:pPr>
        <w:pStyle w:val="ListParagraph"/>
        <w:numPr>
          <w:ilvl w:val="3"/>
          <w:numId w:val="16"/>
        </w:numPr>
        <w:rPr>
          <w:b/>
          <w:bCs/>
        </w:rPr>
      </w:pPr>
      <w:r w:rsidRPr="0001435B">
        <w:rPr>
          <w:b/>
          <w:bCs/>
        </w:rPr>
        <w:t xml:space="preserve">Tools Used </w:t>
      </w:r>
    </w:p>
    <w:p w14:paraId="5FBD9AD0" w14:textId="77777777" w:rsidR="00E140BB" w:rsidRPr="009B7F34" w:rsidRDefault="00E140BB" w:rsidP="00E140BB">
      <w:pPr>
        <w:pStyle w:val="ListParagraph"/>
        <w:ind w:left="1080"/>
        <w:rPr>
          <w:b/>
          <w:bCs/>
        </w:rPr>
      </w:pPr>
    </w:p>
    <w:p w14:paraId="07E90BDC" w14:textId="18DD20BC" w:rsidR="00E140BB" w:rsidRDefault="00E140BB" w:rsidP="00D50C1A">
      <w:pPr>
        <w:pStyle w:val="ListParagraph"/>
        <w:numPr>
          <w:ilvl w:val="0"/>
          <w:numId w:val="6"/>
        </w:numPr>
        <w:ind w:left="450"/>
      </w:pPr>
      <w:r w:rsidRPr="0015345B">
        <w:rPr>
          <w:b/>
          <w:bCs/>
        </w:rPr>
        <w:t>Eclipse + JRE 1</w:t>
      </w:r>
      <w:r>
        <w:rPr>
          <w:b/>
          <w:bCs/>
        </w:rPr>
        <w:t>7</w:t>
      </w:r>
      <w:r w:rsidRPr="0015345B">
        <w:rPr>
          <w:b/>
          <w:bCs/>
        </w:rPr>
        <w:t xml:space="preserve">/JDK </w:t>
      </w:r>
      <w:r>
        <w:rPr>
          <w:b/>
          <w:bCs/>
        </w:rPr>
        <w:t>17</w:t>
      </w:r>
      <w:r w:rsidRPr="0015345B">
        <w:rPr>
          <w:b/>
          <w:bCs/>
        </w:rPr>
        <w:t xml:space="preserve"> + Apache Tomcat 9 </w:t>
      </w:r>
      <w:r w:rsidRPr="0015345B">
        <w:t>with</w:t>
      </w:r>
      <w:r w:rsidRPr="0015345B">
        <w:rPr>
          <w:b/>
          <w:bCs/>
        </w:rPr>
        <w:t xml:space="preserve"> Jersey</w:t>
      </w:r>
      <w:r>
        <w:t xml:space="preserve"> </w:t>
      </w:r>
      <w:r w:rsidRPr="0015345B">
        <w:rPr>
          <w:b/>
          <w:bCs/>
        </w:rPr>
        <w:t>Library</w:t>
      </w:r>
      <w:r>
        <w:t xml:space="preserve"> were used to develop the code base of the user service. </w:t>
      </w:r>
      <w:r w:rsidR="00280B8A">
        <w:t>The r</w:t>
      </w:r>
      <w:r>
        <w:t>eason for using the specific versions mentioned above was that they are the latest versions supported by JAX-RS and Jersey version 2.35.</w:t>
      </w:r>
    </w:p>
    <w:p w14:paraId="1278B8C9" w14:textId="77777777" w:rsidR="00E140BB" w:rsidRDefault="00E140BB" w:rsidP="00D50C1A">
      <w:pPr>
        <w:pStyle w:val="ListParagraph"/>
        <w:numPr>
          <w:ilvl w:val="0"/>
          <w:numId w:val="6"/>
        </w:numPr>
        <w:ind w:left="450"/>
      </w:pPr>
      <w:r w:rsidRPr="0015345B">
        <w:rPr>
          <w:b/>
          <w:bCs/>
        </w:rPr>
        <w:t>Maven 3.</w:t>
      </w:r>
      <w:r>
        <w:rPr>
          <w:b/>
          <w:bCs/>
        </w:rPr>
        <w:t>8.5</w:t>
      </w:r>
      <w:r w:rsidRPr="0015345B">
        <w:rPr>
          <w:b/>
          <w:bCs/>
        </w:rPr>
        <w:t xml:space="preserve"> </w:t>
      </w:r>
      <w:r>
        <w:t>was used for dependency management to easily add required dependencies and plugins without any issues and setting any manual configurations.</w:t>
      </w:r>
    </w:p>
    <w:p w14:paraId="3C55C3E6" w14:textId="1404FAEE" w:rsidR="00E140BB" w:rsidRPr="008C253E" w:rsidRDefault="00E140BB" w:rsidP="00D50C1A">
      <w:pPr>
        <w:pStyle w:val="ListParagraph"/>
        <w:numPr>
          <w:ilvl w:val="0"/>
          <w:numId w:val="6"/>
        </w:numPr>
        <w:ind w:left="450"/>
      </w:pPr>
      <w:r w:rsidRPr="0015345B">
        <w:rPr>
          <w:b/>
          <w:bCs/>
        </w:rPr>
        <w:t>GitHub</w:t>
      </w:r>
      <w:r>
        <w:t xml:space="preserve"> was used to enable team collaborations and have a comprehensive clean history that is recoverable in case of a crash or any other development</w:t>
      </w:r>
      <w:r w:rsidR="00B45CB4">
        <w:t>-</w:t>
      </w:r>
      <w:r>
        <w:t>related issues.</w:t>
      </w:r>
    </w:p>
    <w:p w14:paraId="41490FF8" w14:textId="1E1B4658" w:rsidR="00E140BB" w:rsidRDefault="00E140BB" w:rsidP="00D50C1A">
      <w:pPr>
        <w:pStyle w:val="ListParagraph"/>
        <w:numPr>
          <w:ilvl w:val="0"/>
          <w:numId w:val="6"/>
        </w:numPr>
        <w:ind w:left="450"/>
      </w:pPr>
      <w:r w:rsidRPr="0015345B">
        <w:rPr>
          <w:b/>
          <w:bCs/>
        </w:rPr>
        <w:t>JSON</w:t>
      </w:r>
      <w:r>
        <w:t xml:space="preserve"> was used to transfer data in every endpoint so that services/ clients can easily communicate with the web service rather than dealing with various media types in response.</w:t>
      </w:r>
    </w:p>
    <w:p w14:paraId="7D41ABC3" w14:textId="293430A9" w:rsidR="00C5515D" w:rsidRDefault="009B4062" w:rsidP="00D50C1A">
      <w:pPr>
        <w:pStyle w:val="ListParagraph"/>
        <w:numPr>
          <w:ilvl w:val="0"/>
          <w:numId w:val="6"/>
        </w:numPr>
        <w:ind w:left="450"/>
      </w:pPr>
      <w:r>
        <w:rPr>
          <w:b/>
          <w:bCs/>
        </w:rPr>
        <w:t xml:space="preserve">JUnit </w:t>
      </w:r>
      <w:r w:rsidRPr="00075A20">
        <w:t>was used</w:t>
      </w:r>
      <w:r>
        <w:rPr>
          <w:b/>
          <w:bCs/>
        </w:rPr>
        <w:t xml:space="preserve"> </w:t>
      </w:r>
      <w:r>
        <w:t xml:space="preserve">as the testing tool to check the functionalities of the </w:t>
      </w:r>
      <w:proofErr w:type="spellStart"/>
      <w:r>
        <w:t>ElectroGrid</w:t>
      </w:r>
      <w:proofErr w:type="spellEnd"/>
      <w:r>
        <w:t xml:space="preserve"> system. </w:t>
      </w:r>
    </w:p>
    <w:p w14:paraId="2AF66686" w14:textId="77777777" w:rsidR="004864C3" w:rsidRDefault="00E140BB" w:rsidP="00D50C1A">
      <w:pPr>
        <w:pStyle w:val="ListParagraph"/>
        <w:numPr>
          <w:ilvl w:val="0"/>
          <w:numId w:val="6"/>
        </w:numPr>
        <w:ind w:left="450"/>
      </w:pPr>
      <w:r w:rsidRPr="0015345B">
        <w:rPr>
          <w:b/>
          <w:bCs/>
        </w:rPr>
        <w:t>Postman</w:t>
      </w:r>
      <w:r>
        <w:t xml:space="preserve"> was used as a test client rather than using a regular browser, where all types of HTTP requests can be sent with proper data types included in the request header and payload.</w:t>
      </w:r>
    </w:p>
    <w:p w14:paraId="588B51AC" w14:textId="77777777" w:rsidR="004864C3" w:rsidRDefault="004864C3" w:rsidP="004864C3"/>
    <w:p w14:paraId="472299AF" w14:textId="77777777" w:rsidR="004864C3" w:rsidRPr="004864C3" w:rsidRDefault="004864C3" w:rsidP="004864C3"/>
    <w:p w14:paraId="0A82F147" w14:textId="06F2AA74" w:rsidR="00003A9F" w:rsidRPr="0001435B" w:rsidRDefault="00003A9F" w:rsidP="00D50C1A">
      <w:pPr>
        <w:pStyle w:val="ListParagraph"/>
        <w:numPr>
          <w:ilvl w:val="3"/>
          <w:numId w:val="16"/>
        </w:numPr>
        <w:rPr>
          <w:b/>
          <w:szCs w:val="24"/>
        </w:rPr>
      </w:pPr>
      <w:r w:rsidRPr="0001435B">
        <w:rPr>
          <w:b/>
          <w:szCs w:val="24"/>
        </w:rPr>
        <w:lastRenderedPageBreak/>
        <w:t xml:space="preserve"> Testing methodology and results</w:t>
      </w:r>
    </w:p>
    <w:p w14:paraId="5C6EFA72" w14:textId="77777777" w:rsidR="00003A9F" w:rsidRPr="00393E53" w:rsidRDefault="00003A9F" w:rsidP="00003A9F">
      <w:pPr>
        <w:ind w:left="360"/>
        <w:rPr>
          <w:b/>
          <w:bCs/>
          <w:szCs w:val="24"/>
        </w:rPr>
      </w:pPr>
      <w:r w:rsidRPr="00393E53">
        <w:rPr>
          <w:b/>
          <w:bCs/>
          <w:szCs w:val="24"/>
        </w:rPr>
        <w:t>Functional Testing –</w:t>
      </w:r>
    </w:p>
    <w:p w14:paraId="715227AF" w14:textId="1705D3EB" w:rsidR="00003A9F" w:rsidRPr="000655BF" w:rsidRDefault="00003A9F" w:rsidP="00D50C1A">
      <w:pPr>
        <w:pStyle w:val="ListParagraph"/>
        <w:numPr>
          <w:ilvl w:val="0"/>
          <w:numId w:val="9"/>
        </w:numPr>
        <w:spacing w:before="0" w:after="160"/>
        <w:jc w:val="left"/>
        <w:rPr>
          <w:szCs w:val="24"/>
        </w:rPr>
      </w:pPr>
      <w:r w:rsidRPr="000655BF">
        <w:rPr>
          <w:rFonts w:cs="Arial"/>
          <w:color w:val="202124"/>
          <w:szCs w:val="24"/>
          <w:shd w:val="clear" w:color="auto" w:fill="FFFFFF"/>
        </w:rPr>
        <w:t>Inserted values are validated and all the validations function properly</w:t>
      </w:r>
    </w:p>
    <w:p w14:paraId="05284055" w14:textId="44579082" w:rsidR="00A31F8D" w:rsidRDefault="00A31F8D" w:rsidP="00D50C1A">
      <w:pPr>
        <w:pStyle w:val="ListParagraph"/>
        <w:numPr>
          <w:ilvl w:val="0"/>
          <w:numId w:val="9"/>
        </w:numPr>
        <w:spacing w:before="0" w:after="160"/>
        <w:jc w:val="left"/>
        <w:rPr>
          <w:szCs w:val="24"/>
        </w:rPr>
      </w:pPr>
      <w:r w:rsidRPr="000655BF">
        <w:rPr>
          <w:szCs w:val="24"/>
        </w:rPr>
        <w:t>Test cases are executed</w:t>
      </w:r>
      <w:r>
        <w:rPr>
          <w:szCs w:val="24"/>
        </w:rPr>
        <w:t xml:space="preserve"> using </w:t>
      </w:r>
      <w:r w:rsidR="0070019E">
        <w:rPr>
          <w:szCs w:val="24"/>
        </w:rPr>
        <w:t xml:space="preserve">the </w:t>
      </w:r>
      <w:r>
        <w:rPr>
          <w:szCs w:val="24"/>
        </w:rPr>
        <w:t>JUnit testing tool</w:t>
      </w:r>
      <w:r w:rsidRPr="000655BF">
        <w:rPr>
          <w:szCs w:val="24"/>
        </w:rPr>
        <w:t xml:space="preserve"> providing expected output</w:t>
      </w:r>
      <w:r>
        <w:rPr>
          <w:szCs w:val="24"/>
        </w:rPr>
        <w:t>.</w:t>
      </w:r>
    </w:p>
    <w:p w14:paraId="7438A7E3" w14:textId="55F29B0A" w:rsidR="00A31F8D" w:rsidRPr="000655BF" w:rsidRDefault="00A31F8D" w:rsidP="00D50C1A">
      <w:pPr>
        <w:pStyle w:val="ListParagraph"/>
        <w:numPr>
          <w:ilvl w:val="0"/>
          <w:numId w:val="9"/>
        </w:numPr>
        <w:spacing w:before="0" w:after="160"/>
        <w:jc w:val="left"/>
        <w:rPr>
          <w:szCs w:val="24"/>
        </w:rPr>
      </w:pPr>
      <w:r>
        <w:rPr>
          <w:szCs w:val="24"/>
        </w:rPr>
        <w:t>APIs are tested using Postman by passing necessary payloads.</w:t>
      </w:r>
    </w:p>
    <w:p w14:paraId="01CD7342" w14:textId="77777777" w:rsidR="00003A9F" w:rsidRPr="00393E53" w:rsidRDefault="00003A9F" w:rsidP="00003A9F">
      <w:pPr>
        <w:rPr>
          <w:b/>
          <w:bCs/>
          <w:szCs w:val="24"/>
        </w:rPr>
      </w:pPr>
      <w:r w:rsidRPr="00393E53">
        <w:rPr>
          <w:b/>
          <w:bCs/>
          <w:szCs w:val="24"/>
        </w:rPr>
        <w:t xml:space="preserve">       Database testing –</w:t>
      </w:r>
    </w:p>
    <w:p w14:paraId="2FF97094" w14:textId="35B5F8D9" w:rsidR="00003A9F" w:rsidRDefault="00003A9F" w:rsidP="00D50C1A">
      <w:pPr>
        <w:pStyle w:val="ListParagraph"/>
        <w:numPr>
          <w:ilvl w:val="0"/>
          <w:numId w:val="10"/>
        </w:numPr>
        <w:spacing w:before="0" w:after="160"/>
        <w:jc w:val="left"/>
        <w:rPr>
          <w:szCs w:val="24"/>
        </w:rPr>
      </w:pPr>
      <w:r w:rsidRPr="000655BF">
        <w:rPr>
          <w:szCs w:val="24"/>
        </w:rPr>
        <w:t>CRUD operations are performed without any errors.</w:t>
      </w:r>
    </w:p>
    <w:tbl>
      <w:tblPr>
        <w:tblStyle w:val="GridTable1Light"/>
        <w:tblW w:w="0" w:type="auto"/>
        <w:tblLook w:val="04A0" w:firstRow="1" w:lastRow="0" w:firstColumn="1" w:lastColumn="0" w:noHBand="0" w:noVBand="1"/>
      </w:tblPr>
      <w:tblGrid>
        <w:gridCol w:w="1558"/>
        <w:gridCol w:w="1558"/>
        <w:gridCol w:w="1558"/>
        <w:gridCol w:w="1558"/>
        <w:gridCol w:w="1559"/>
        <w:gridCol w:w="1559"/>
      </w:tblGrid>
      <w:tr w:rsidR="00003A9F" w14:paraId="22FB7E61" w14:textId="77777777" w:rsidTr="00D16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0F60A434" w14:textId="77777777" w:rsidR="00003A9F" w:rsidRPr="00885B72" w:rsidRDefault="00003A9F" w:rsidP="00D16918">
            <w:pPr>
              <w:spacing w:before="0" w:after="160"/>
              <w:jc w:val="center"/>
              <w:rPr>
                <w:sz w:val="18"/>
                <w:szCs w:val="18"/>
              </w:rPr>
            </w:pPr>
            <w:r w:rsidRPr="00885B72">
              <w:rPr>
                <w:sz w:val="18"/>
                <w:szCs w:val="18"/>
              </w:rPr>
              <w:t>Test ID</w:t>
            </w:r>
          </w:p>
        </w:tc>
        <w:tc>
          <w:tcPr>
            <w:tcW w:w="1558" w:type="dxa"/>
          </w:tcPr>
          <w:p w14:paraId="0988087B" w14:textId="77777777" w:rsidR="00003A9F" w:rsidRPr="00885B72" w:rsidRDefault="00003A9F" w:rsidP="00D16918">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0885B72">
              <w:rPr>
                <w:sz w:val="18"/>
                <w:szCs w:val="18"/>
              </w:rPr>
              <w:t>Test Case</w:t>
            </w:r>
          </w:p>
        </w:tc>
        <w:tc>
          <w:tcPr>
            <w:tcW w:w="1558" w:type="dxa"/>
          </w:tcPr>
          <w:p w14:paraId="42BA02E4" w14:textId="77777777" w:rsidR="00003A9F" w:rsidRPr="00885B72" w:rsidRDefault="00003A9F" w:rsidP="00D16918">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0885B72">
              <w:rPr>
                <w:sz w:val="18"/>
                <w:szCs w:val="18"/>
              </w:rPr>
              <w:t>Inputs</w:t>
            </w:r>
          </w:p>
        </w:tc>
        <w:tc>
          <w:tcPr>
            <w:tcW w:w="1558" w:type="dxa"/>
          </w:tcPr>
          <w:p w14:paraId="750DC51C" w14:textId="77777777" w:rsidR="00003A9F" w:rsidRPr="00885B72" w:rsidRDefault="00003A9F" w:rsidP="00D16918">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0885B72">
              <w:rPr>
                <w:sz w:val="18"/>
                <w:szCs w:val="18"/>
              </w:rPr>
              <w:t>Expected Output</w:t>
            </w:r>
          </w:p>
        </w:tc>
        <w:tc>
          <w:tcPr>
            <w:tcW w:w="1559" w:type="dxa"/>
          </w:tcPr>
          <w:p w14:paraId="2C4FACAC" w14:textId="77777777" w:rsidR="00003A9F" w:rsidRPr="00885B72" w:rsidRDefault="00003A9F" w:rsidP="00D16918">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0885B72">
              <w:rPr>
                <w:sz w:val="18"/>
                <w:szCs w:val="18"/>
              </w:rPr>
              <w:t>Actual Output</w:t>
            </w:r>
          </w:p>
        </w:tc>
        <w:tc>
          <w:tcPr>
            <w:tcW w:w="1559" w:type="dxa"/>
          </w:tcPr>
          <w:p w14:paraId="07A012BD" w14:textId="77777777" w:rsidR="00003A9F" w:rsidRPr="00885B72" w:rsidRDefault="00003A9F" w:rsidP="00D16918">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0885B72">
              <w:rPr>
                <w:sz w:val="18"/>
                <w:szCs w:val="18"/>
              </w:rPr>
              <w:t>Status</w:t>
            </w:r>
          </w:p>
        </w:tc>
      </w:tr>
      <w:tr w:rsidR="00003A9F" w14:paraId="65978A48" w14:textId="77777777" w:rsidTr="00D16918">
        <w:tc>
          <w:tcPr>
            <w:cnfStyle w:val="001000000000" w:firstRow="0" w:lastRow="0" w:firstColumn="1" w:lastColumn="0" w:oddVBand="0" w:evenVBand="0" w:oddHBand="0" w:evenHBand="0" w:firstRowFirstColumn="0" w:firstRowLastColumn="0" w:lastRowFirstColumn="0" w:lastRowLastColumn="0"/>
            <w:tcW w:w="1558" w:type="dxa"/>
          </w:tcPr>
          <w:p w14:paraId="252C1F0A" w14:textId="77777777" w:rsidR="00003A9F" w:rsidRPr="00885B72" w:rsidRDefault="00003A9F" w:rsidP="00D16918">
            <w:pPr>
              <w:spacing w:before="0" w:after="160"/>
              <w:jc w:val="left"/>
              <w:rPr>
                <w:sz w:val="18"/>
                <w:szCs w:val="18"/>
              </w:rPr>
            </w:pPr>
            <w:r w:rsidRPr="00885B72">
              <w:rPr>
                <w:sz w:val="18"/>
                <w:szCs w:val="18"/>
              </w:rPr>
              <w:t>1</w:t>
            </w:r>
          </w:p>
        </w:tc>
        <w:tc>
          <w:tcPr>
            <w:tcW w:w="1558" w:type="dxa"/>
          </w:tcPr>
          <w:p w14:paraId="28AF8745" w14:textId="3CE3F561"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 xml:space="preserve">Get all </w:t>
            </w:r>
            <w:r w:rsidR="00582475">
              <w:rPr>
                <w:sz w:val="18"/>
                <w:szCs w:val="18"/>
              </w:rPr>
              <w:t>power consumption</w:t>
            </w:r>
            <w:r w:rsidRPr="00885B72">
              <w:rPr>
                <w:sz w:val="18"/>
                <w:szCs w:val="18"/>
              </w:rPr>
              <w:t xml:space="preserve"> details</w:t>
            </w:r>
          </w:p>
        </w:tc>
        <w:tc>
          <w:tcPr>
            <w:tcW w:w="1558" w:type="dxa"/>
          </w:tcPr>
          <w:p w14:paraId="70E5243A" w14:textId="77777777"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w:t>
            </w:r>
          </w:p>
        </w:tc>
        <w:tc>
          <w:tcPr>
            <w:tcW w:w="1558" w:type="dxa"/>
          </w:tcPr>
          <w:p w14:paraId="21ABADD2" w14:textId="391E046C"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 table that contains details of all the </w:t>
            </w:r>
            <w:r w:rsidR="004E2EC2" w:rsidRPr="004E2EC2">
              <w:rPr>
                <w:sz w:val="18"/>
                <w:szCs w:val="18"/>
              </w:rPr>
              <w:t>power consumption</w:t>
            </w:r>
          </w:p>
        </w:tc>
        <w:tc>
          <w:tcPr>
            <w:tcW w:w="1559" w:type="dxa"/>
          </w:tcPr>
          <w:p w14:paraId="523828BB" w14:textId="0DB7EC44"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 table that contains details of all the </w:t>
            </w:r>
            <w:r w:rsidR="000623D1" w:rsidRPr="004E2EC2">
              <w:rPr>
                <w:sz w:val="18"/>
                <w:szCs w:val="18"/>
              </w:rPr>
              <w:t>power consumption</w:t>
            </w:r>
          </w:p>
        </w:tc>
        <w:tc>
          <w:tcPr>
            <w:tcW w:w="1559" w:type="dxa"/>
          </w:tcPr>
          <w:p w14:paraId="4F7F66CC" w14:textId="77777777"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Pass</w:t>
            </w:r>
          </w:p>
        </w:tc>
      </w:tr>
      <w:tr w:rsidR="00003A9F" w14:paraId="2F3DB8A6" w14:textId="77777777" w:rsidTr="00D16918">
        <w:tc>
          <w:tcPr>
            <w:cnfStyle w:val="001000000000" w:firstRow="0" w:lastRow="0" w:firstColumn="1" w:lastColumn="0" w:oddVBand="0" w:evenVBand="0" w:oddHBand="0" w:evenHBand="0" w:firstRowFirstColumn="0" w:firstRowLastColumn="0" w:lastRowFirstColumn="0" w:lastRowLastColumn="0"/>
            <w:tcW w:w="1558" w:type="dxa"/>
          </w:tcPr>
          <w:p w14:paraId="01A0D4C3" w14:textId="77777777" w:rsidR="00003A9F" w:rsidRPr="00885B72" w:rsidRDefault="00003A9F" w:rsidP="00D16918">
            <w:pPr>
              <w:spacing w:before="0" w:after="160"/>
              <w:jc w:val="left"/>
              <w:rPr>
                <w:sz w:val="18"/>
                <w:szCs w:val="18"/>
              </w:rPr>
            </w:pPr>
            <w:r w:rsidRPr="00885B72">
              <w:rPr>
                <w:sz w:val="18"/>
                <w:szCs w:val="18"/>
              </w:rPr>
              <w:t>2</w:t>
            </w:r>
          </w:p>
        </w:tc>
        <w:tc>
          <w:tcPr>
            <w:tcW w:w="1558" w:type="dxa"/>
          </w:tcPr>
          <w:p w14:paraId="120EDFD6" w14:textId="72969E6C"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 xml:space="preserve">Insert </w:t>
            </w:r>
            <w:r w:rsidR="004E2EC2" w:rsidRPr="004E2EC2">
              <w:rPr>
                <w:sz w:val="18"/>
                <w:szCs w:val="18"/>
              </w:rPr>
              <w:t>power consumption</w:t>
            </w:r>
            <w:r w:rsidRPr="00885B72">
              <w:rPr>
                <w:sz w:val="18"/>
                <w:szCs w:val="18"/>
              </w:rPr>
              <w:t xml:space="preserve"> details</w:t>
            </w:r>
          </w:p>
        </w:tc>
        <w:tc>
          <w:tcPr>
            <w:tcW w:w="1558" w:type="dxa"/>
          </w:tcPr>
          <w:p w14:paraId="5FADC18D" w14:textId="3B3A8348"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885B72">
              <w:rPr>
                <w:rFonts w:eastAsia="Times New Roman" w:cs="Times New Roman"/>
                <w:color w:val="000000"/>
                <w:sz w:val="18"/>
                <w:szCs w:val="18"/>
                <w:lang w:bidi="si-LK"/>
              </w:rPr>
              <w:t xml:space="preserve">JSON object containing new </w:t>
            </w:r>
            <w:r w:rsidR="00A501EA">
              <w:rPr>
                <w:sz w:val="18"/>
                <w:szCs w:val="18"/>
              </w:rPr>
              <w:t>consumption</w:t>
            </w:r>
            <w:r w:rsidRPr="00885B72">
              <w:rPr>
                <w:sz w:val="18"/>
                <w:szCs w:val="18"/>
              </w:rPr>
              <w:t xml:space="preserve"> </w:t>
            </w:r>
            <w:r w:rsidRPr="00885B72">
              <w:rPr>
                <w:rFonts w:eastAsia="Times New Roman" w:cs="Times New Roman"/>
                <w:color w:val="000000"/>
                <w:sz w:val="18"/>
                <w:szCs w:val="18"/>
                <w:lang w:bidi="si-LK"/>
              </w:rPr>
              <w:t>data</w:t>
            </w:r>
          </w:p>
        </w:tc>
        <w:tc>
          <w:tcPr>
            <w:tcW w:w="1558" w:type="dxa"/>
          </w:tcPr>
          <w:p w14:paraId="27E71507" w14:textId="6489C376"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Display </w:t>
            </w:r>
            <w:proofErr w:type="gramStart"/>
            <w:r>
              <w:rPr>
                <w:sz w:val="18"/>
                <w:szCs w:val="18"/>
              </w:rPr>
              <w:t>insert</w:t>
            </w:r>
            <w:proofErr w:type="gramEnd"/>
            <w:r>
              <w:rPr>
                <w:sz w:val="18"/>
                <w:szCs w:val="18"/>
              </w:rPr>
              <w:t xml:space="preserve"> success message</w:t>
            </w:r>
          </w:p>
        </w:tc>
        <w:tc>
          <w:tcPr>
            <w:tcW w:w="1559" w:type="dxa"/>
          </w:tcPr>
          <w:p w14:paraId="671E84C2" w14:textId="1254C762"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Insert success message has been displayed</w:t>
            </w:r>
          </w:p>
        </w:tc>
        <w:tc>
          <w:tcPr>
            <w:tcW w:w="1559" w:type="dxa"/>
          </w:tcPr>
          <w:p w14:paraId="18D7F0CD" w14:textId="77777777"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Pass</w:t>
            </w:r>
          </w:p>
        </w:tc>
      </w:tr>
      <w:tr w:rsidR="00003A9F" w14:paraId="715DFB17" w14:textId="77777777" w:rsidTr="00D16918">
        <w:tc>
          <w:tcPr>
            <w:cnfStyle w:val="001000000000" w:firstRow="0" w:lastRow="0" w:firstColumn="1" w:lastColumn="0" w:oddVBand="0" w:evenVBand="0" w:oddHBand="0" w:evenHBand="0" w:firstRowFirstColumn="0" w:firstRowLastColumn="0" w:lastRowFirstColumn="0" w:lastRowLastColumn="0"/>
            <w:tcW w:w="1558" w:type="dxa"/>
          </w:tcPr>
          <w:p w14:paraId="6DE1796A" w14:textId="77777777" w:rsidR="00003A9F" w:rsidRPr="00885B72" w:rsidRDefault="00003A9F" w:rsidP="00D16918">
            <w:pPr>
              <w:spacing w:before="0" w:after="160"/>
              <w:jc w:val="left"/>
              <w:rPr>
                <w:sz w:val="18"/>
                <w:szCs w:val="18"/>
              </w:rPr>
            </w:pPr>
            <w:r w:rsidRPr="00885B72">
              <w:rPr>
                <w:sz w:val="18"/>
                <w:szCs w:val="18"/>
              </w:rPr>
              <w:t>3</w:t>
            </w:r>
          </w:p>
        </w:tc>
        <w:tc>
          <w:tcPr>
            <w:tcW w:w="1558" w:type="dxa"/>
          </w:tcPr>
          <w:p w14:paraId="7DFBD1CA" w14:textId="47696FB2"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 xml:space="preserve">Update </w:t>
            </w:r>
            <w:r w:rsidR="004E2EC2" w:rsidRPr="004E2EC2">
              <w:rPr>
                <w:sz w:val="18"/>
                <w:szCs w:val="18"/>
              </w:rPr>
              <w:t>power consumption</w:t>
            </w:r>
            <w:r w:rsidRPr="00885B72">
              <w:rPr>
                <w:sz w:val="18"/>
                <w:szCs w:val="18"/>
              </w:rPr>
              <w:t xml:space="preserve"> details</w:t>
            </w:r>
          </w:p>
        </w:tc>
        <w:tc>
          <w:tcPr>
            <w:tcW w:w="1558" w:type="dxa"/>
          </w:tcPr>
          <w:p w14:paraId="40AC1D02" w14:textId="6A2CDE8F"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rFonts w:eastAsia="Times New Roman" w:cs="Times New Roman"/>
                <w:color w:val="000000"/>
                <w:sz w:val="18"/>
                <w:szCs w:val="18"/>
                <w:lang w:bidi="si-LK"/>
              </w:rPr>
              <w:t xml:space="preserve">JSON object containing updated </w:t>
            </w:r>
            <w:r w:rsidR="00A501EA">
              <w:rPr>
                <w:sz w:val="18"/>
                <w:szCs w:val="18"/>
              </w:rPr>
              <w:t>consumption</w:t>
            </w:r>
            <w:r w:rsidRPr="00885B72">
              <w:rPr>
                <w:sz w:val="18"/>
                <w:szCs w:val="18"/>
              </w:rPr>
              <w:t xml:space="preserve"> </w:t>
            </w:r>
            <w:r w:rsidRPr="00885B72">
              <w:rPr>
                <w:rFonts w:eastAsia="Times New Roman" w:cs="Times New Roman"/>
                <w:color w:val="000000"/>
                <w:sz w:val="18"/>
                <w:szCs w:val="18"/>
                <w:lang w:bidi="si-LK"/>
              </w:rPr>
              <w:t>data</w:t>
            </w:r>
            <w:r w:rsidRPr="00885B72">
              <w:rPr>
                <w:sz w:val="18"/>
                <w:szCs w:val="18"/>
              </w:rPr>
              <w:t xml:space="preserve"> </w:t>
            </w:r>
          </w:p>
        </w:tc>
        <w:tc>
          <w:tcPr>
            <w:tcW w:w="1558" w:type="dxa"/>
          </w:tcPr>
          <w:p w14:paraId="25E19B7D" w14:textId="69CAA156"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Display updat</w:t>
            </w:r>
            <w:r w:rsidR="004E2EC2">
              <w:rPr>
                <w:sz w:val="18"/>
                <w:szCs w:val="18"/>
              </w:rPr>
              <w:t>e</w:t>
            </w:r>
            <w:r>
              <w:rPr>
                <w:sz w:val="18"/>
                <w:szCs w:val="18"/>
              </w:rPr>
              <w:t xml:space="preserve"> success message</w:t>
            </w:r>
          </w:p>
        </w:tc>
        <w:tc>
          <w:tcPr>
            <w:tcW w:w="1559" w:type="dxa"/>
          </w:tcPr>
          <w:p w14:paraId="5B16C201" w14:textId="50F67938"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w:t>
            </w:r>
            <w:r w:rsidR="004825C7">
              <w:rPr>
                <w:sz w:val="18"/>
                <w:szCs w:val="18"/>
              </w:rPr>
              <w:t>e</w:t>
            </w:r>
            <w:r>
              <w:rPr>
                <w:sz w:val="18"/>
                <w:szCs w:val="18"/>
              </w:rPr>
              <w:t xml:space="preserve"> success message has been displayed</w:t>
            </w:r>
          </w:p>
        </w:tc>
        <w:tc>
          <w:tcPr>
            <w:tcW w:w="1559" w:type="dxa"/>
          </w:tcPr>
          <w:p w14:paraId="131D9807" w14:textId="77777777"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Pass</w:t>
            </w:r>
          </w:p>
        </w:tc>
      </w:tr>
      <w:tr w:rsidR="00003A9F" w14:paraId="43980592" w14:textId="77777777" w:rsidTr="00D16918">
        <w:tc>
          <w:tcPr>
            <w:cnfStyle w:val="001000000000" w:firstRow="0" w:lastRow="0" w:firstColumn="1" w:lastColumn="0" w:oddVBand="0" w:evenVBand="0" w:oddHBand="0" w:evenHBand="0" w:firstRowFirstColumn="0" w:firstRowLastColumn="0" w:lastRowFirstColumn="0" w:lastRowLastColumn="0"/>
            <w:tcW w:w="1558" w:type="dxa"/>
          </w:tcPr>
          <w:p w14:paraId="3D768430" w14:textId="77777777" w:rsidR="00003A9F" w:rsidRPr="00885B72" w:rsidRDefault="00003A9F" w:rsidP="00D16918">
            <w:pPr>
              <w:spacing w:before="0" w:after="160"/>
              <w:jc w:val="left"/>
              <w:rPr>
                <w:sz w:val="18"/>
                <w:szCs w:val="18"/>
              </w:rPr>
            </w:pPr>
            <w:r>
              <w:rPr>
                <w:sz w:val="18"/>
                <w:szCs w:val="18"/>
              </w:rPr>
              <w:t>4</w:t>
            </w:r>
          </w:p>
        </w:tc>
        <w:tc>
          <w:tcPr>
            <w:tcW w:w="1558" w:type="dxa"/>
          </w:tcPr>
          <w:p w14:paraId="06B9EF65" w14:textId="1DDF39AF"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Delete </w:t>
            </w:r>
            <w:r w:rsidR="004E2EC2" w:rsidRPr="004E2EC2">
              <w:rPr>
                <w:sz w:val="18"/>
                <w:szCs w:val="18"/>
              </w:rPr>
              <w:t>power consumption</w:t>
            </w:r>
            <w:r>
              <w:rPr>
                <w:sz w:val="18"/>
                <w:szCs w:val="18"/>
              </w:rPr>
              <w:t xml:space="preserve"> account</w:t>
            </w:r>
          </w:p>
        </w:tc>
        <w:tc>
          <w:tcPr>
            <w:tcW w:w="1558" w:type="dxa"/>
          </w:tcPr>
          <w:p w14:paraId="2621B3E2" w14:textId="62833093"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rFonts w:eastAsia="Times New Roman" w:cs="Times New Roman"/>
                <w:color w:val="000000"/>
                <w:sz w:val="18"/>
                <w:szCs w:val="18"/>
                <w:lang w:bidi="si-LK"/>
              </w:rPr>
              <w:t xml:space="preserve">JSON object containing </w:t>
            </w:r>
            <w:r w:rsidR="00A501EA">
              <w:rPr>
                <w:sz w:val="18"/>
                <w:szCs w:val="18"/>
              </w:rPr>
              <w:t>record</w:t>
            </w:r>
            <w:r w:rsidRPr="00885B72">
              <w:rPr>
                <w:sz w:val="18"/>
                <w:szCs w:val="18"/>
              </w:rPr>
              <w:t xml:space="preserve"> </w:t>
            </w:r>
            <w:r>
              <w:rPr>
                <w:rFonts w:eastAsia="Times New Roman" w:cs="Times New Roman"/>
                <w:color w:val="000000"/>
                <w:sz w:val="18"/>
                <w:szCs w:val="18"/>
                <w:lang w:bidi="si-LK"/>
              </w:rPr>
              <w:t>ID</w:t>
            </w:r>
          </w:p>
        </w:tc>
        <w:tc>
          <w:tcPr>
            <w:tcW w:w="1558" w:type="dxa"/>
          </w:tcPr>
          <w:p w14:paraId="75FEB5CC" w14:textId="1603173B"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Display </w:t>
            </w:r>
            <w:proofErr w:type="gramStart"/>
            <w:r>
              <w:rPr>
                <w:sz w:val="18"/>
                <w:szCs w:val="18"/>
              </w:rPr>
              <w:t>delet</w:t>
            </w:r>
            <w:r w:rsidR="00F55B30">
              <w:rPr>
                <w:sz w:val="18"/>
                <w:szCs w:val="18"/>
              </w:rPr>
              <w:t>e</w:t>
            </w:r>
            <w:proofErr w:type="gramEnd"/>
            <w:r>
              <w:rPr>
                <w:sz w:val="18"/>
                <w:szCs w:val="18"/>
              </w:rPr>
              <w:t xml:space="preserve"> success message</w:t>
            </w:r>
          </w:p>
        </w:tc>
        <w:tc>
          <w:tcPr>
            <w:tcW w:w="1559" w:type="dxa"/>
          </w:tcPr>
          <w:p w14:paraId="47914500" w14:textId="239B8147"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Delet</w:t>
            </w:r>
            <w:r w:rsidR="004E2EC2">
              <w:rPr>
                <w:sz w:val="18"/>
                <w:szCs w:val="18"/>
              </w:rPr>
              <w:t>e</w:t>
            </w:r>
            <w:r>
              <w:rPr>
                <w:sz w:val="18"/>
                <w:szCs w:val="18"/>
              </w:rPr>
              <w:t xml:space="preserve"> success message has been displayed</w:t>
            </w:r>
          </w:p>
        </w:tc>
        <w:tc>
          <w:tcPr>
            <w:tcW w:w="1559" w:type="dxa"/>
          </w:tcPr>
          <w:p w14:paraId="2B10EE70" w14:textId="77777777"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Pass</w:t>
            </w:r>
          </w:p>
        </w:tc>
      </w:tr>
      <w:tr w:rsidR="00003A9F" w14:paraId="77DCB0CB" w14:textId="77777777" w:rsidTr="00D16918">
        <w:tc>
          <w:tcPr>
            <w:cnfStyle w:val="001000000000" w:firstRow="0" w:lastRow="0" w:firstColumn="1" w:lastColumn="0" w:oddVBand="0" w:evenVBand="0" w:oddHBand="0" w:evenHBand="0" w:firstRowFirstColumn="0" w:firstRowLastColumn="0" w:lastRowFirstColumn="0" w:lastRowLastColumn="0"/>
            <w:tcW w:w="1558" w:type="dxa"/>
          </w:tcPr>
          <w:p w14:paraId="7FCA685D" w14:textId="0134C713" w:rsidR="00003A9F" w:rsidRPr="00885B72" w:rsidRDefault="009C17EB" w:rsidP="00D16918">
            <w:pPr>
              <w:spacing w:before="0" w:after="160"/>
              <w:jc w:val="left"/>
              <w:rPr>
                <w:sz w:val="18"/>
                <w:szCs w:val="18"/>
              </w:rPr>
            </w:pPr>
            <w:r>
              <w:rPr>
                <w:sz w:val="18"/>
                <w:szCs w:val="18"/>
              </w:rPr>
              <w:t>5</w:t>
            </w:r>
          </w:p>
        </w:tc>
        <w:tc>
          <w:tcPr>
            <w:tcW w:w="1558" w:type="dxa"/>
          </w:tcPr>
          <w:p w14:paraId="1312B285" w14:textId="56DB76C2"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 xml:space="preserve">Get all </w:t>
            </w:r>
            <w:r w:rsidR="009C17EB" w:rsidRPr="009C17EB">
              <w:rPr>
                <w:sz w:val="18"/>
                <w:szCs w:val="18"/>
              </w:rPr>
              <w:t xml:space="preserve">power </w:t>
            </w:r>
            <w:r w:rsidR="009C17EB">
              <w:rPr>
                <w:sz w:val="18"/>
                <w:szCs w:val="18"/>
              </w:rPr>
              <w:t>capacity</w:t>
            </w:r>
            <w:r w:rsidR="00247E1B">
              <w:rPr>
                <w:sz w:val="18"/>
                <w:szCs w:val="18"/>
              </w:rPr>
              <w:t xml:space="preserve"> details</w:t>
            </w:r>
          </w:p>
        </w:tc>
        <w:tc>
          <w:tcPr>
            <w:tcW w:w="1558" w:type="dxa"/>
          </w:tcPr>
          <w:p w14:paraId="4F57602C" w14:textId="77777777"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Times New Roman" w:cs="Times New Roman"/>
                <w:color w:val="000000"/>
                <w:sz w:val="18"/>
                <w:szCs w:val="18"/>
                <w:lang w:bidi="si-LK"/>
              </w:rPr>
              <w:t>-</w:t>
            </w:r>
          </w:p>
        </w:tc>
        <w:tc>
          <w:tcPr>
            <w:tcW w:w="1558" w:type="dxa"/>
          </w:tcPr>
          <w:p w14:paraId="6611593D" w14:textId="006096A9"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 table that contains details of all the </w:t>
            </w:r>
            <w:r w:rsidR="004825C7">
              <w:rPr>
                <w:sz w:val="18"/>
                <w:szCs w:val="18"/>
              </w:rPr>
              <w:t>capacity</w:t>
            </w:r>
          </w:p>
        </w:tc>
        <w:tc>
          <w:tcPr>
            <w:tcW w:w="1559" w:type="dxa"/>
          </w:tcPr>
          <w:p w14:paraId="42997085" w14:textId="15CDBA63"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 table that contains details of all the </w:t>
            </w:r>
            <w:r w:rsidR="004825C7">
              <w:rPr>
                <w:sz w:val="18"/>
                <w:szCs w:val="18"/>
              </w:rPr>
              <w:t>capacity</w:t>
            </w:r>
          </w:p>
        </w:tc>
        <w:tc>
          <w:tcPr>
            <w:tcW w:w="1559" w:type="dxa"/>
          </w:tcPr>
          <w:p w14:paraId="137E85B8" w14:textId="77777777"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Pass</w:t>
            </w:r>
          </w:p>
        </w:tc>
      </w:tr>
      <w:tr w:rsidR="00003A9F" w14:paraId="3C9F7EB1" w14:textId="77777777" w:rsidTr="00D16918">
        <w:tc>
          <w:tcPr>
            <w:cnfStyle w:val="001000000000" w:firstRow="0" w:lastRow="0" w:firstColumn="1" w:lastColumn="0" w:oddVBand="0" w:evenVBand="0" w:oddHBand="0" w:evenHBand="0" w:firstRowFirstColumn="0" w:firstRowLastColumn="0" w:lastRowFirstColumn="0" w:lastRowLastColumn="0"/>
            <w:tcW w:w="1558" w:type="dxa"/>
          </w:tcPr>
          <w:p w14:paraId="68774A7D" w14:textId="496F30C4" w:rsidR="00003A9F" w:rsidRDefault="00CF40CC" w:rsidP="00D16918">
            <w:pPr>
              <w:spacing w:before="0" w:after="160"/>
              <w:jc w:val="left"/>
              <w:rPr>
                <w:sz w:val="18"/>
                <w:szCs w:val="18"/>
              </w:rPr>
            </w:pPr>
            <w:r>
              <w:rPr>
                <w:sz w:val="18"/>
                <w:szCs w:val="18"/>
              </w:rPr>
              <w:t>6</w:t>
            </w:r>
          </w:p>
        </w:tc>
        <w:tc>
          <w:tcPr>
            <w:tcW w:w="1558" w:type="dxa"/>
          </w:tcPr>
          <w:p w14:paraId="4371893B" w14:textId="084FE921"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Insert new </w:t>
            </w:r>
            <w:r w:rsidR="006207A9" w:rsidRPr="009C17EB">
              <w:rPr>
                <w:sz w:val="18"/>
                <w:szCs w:val="18"/>
              </w:rPr>
              <w:t xml:space="preserve">power </w:t>
            </w:r>
            <w:r w:rsidR="006207A9">
              <w:rPr>
                <w:sz w:val="18"/>
                <w:szCs w:val="18"/>
              </w:rPr>
              <w:t xml:space="preserve">capacity </w:t>
            </w:r>
            <w:r w:rsidR="00DB0DAC">
              <w:rPr>
                <w:sz w:val="18"/>
                <w:szCs w:val="18"/>
              </w:rPr>
              <w:t>details</w:t>
            </w:r>
          </w:p>
        </w:tc>
        <w:tc>
          <w:tcPr>
            <w:tcW w:w="1558" w:type="dxa"/>
          </w:tcPr>
          <w:p w14:paraId="75AA84E1" w14:textId="60880072"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bidi="si-LK"/>
              </w:rPr>
            </w:pPr>
            <w:r w:rsidRPr="00885B72">
              <w:rPr>
                <w:rFonts w:eastAsia="Times New Roman" w:cs="Times New Roman"/>
                <w:color w:val="000000"/>
                <w:sz w:val="18"/>
                <w:szCs w:val="18"/>
                <w:lang w:bidi="si-LK"/>
              </w:rPr>
              <w:t xml:space="preserve">JSON object containing new </w:t>
            </w:r>
            <w:r w:rsidR="00A501EA" w:rsidRPr="009C17EB">
              <w:rPr>
                <w:sz w:val="18"/>
                <w:szCs w:val="18"/>
              </w:rPr>
              <w:t xml:space="preserve">power </w:t>
            </w:r>
            <w:r w:rsidR="00A501EA">
              <w:rPr>
                <w:sz w:val="18"/>
                <w:szCs w:val="18"/>
              </w:rPr>
              <w:t>capacity</w:t>
            </w:r>
            <w:r w:rsidRPr="00885B72">
              <w:rPr>
                <w:rFonts w:eastAsia="Times New Roman" w:cs="Times New Roman"/>
                <w:color w:val="000000"/>
                <w:sz w:val="18"/>
                <w:szCs w:val="18"/>
                <w:lang w:bidi="si-LK"/>
              </w:rPr>
              <w:t xml:space="preserve"> data</w:t>
            </w:r>
          </w:p>
        </w:tc>
        <w:tc>
          <w:tcPr>
            <w:tcW w:w="1558" w:type="dxa"/>
          </w:tcPr>
          <w:p w14:paraId="29B8B3E2" w14:textId="5E432A10"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Display </w:t>
            </w:r>
            <w:proofErr w:type="gramStart"/>
            <w:r>
              <w:rPr>
                <w:sz w:val="18"/>
                <w:szCs w:val="18"/>
              </w:rPr>
              <w:t>insert</w:t>
            </w:r>
            <w:proofErr w:type="gramEnd"/>
            <w:r>
              <w:rPr>
                <w:sz w:val="18"/>
                <w:szCs w:val="18"/>
              </w:rPr>
              <w:t xml:space="preserve"> success message</w:t>
            </w:r>
          </w:p>
        </w:tc>
        <w:tc>
          <w:tcPr>
            <w:tcW w:w="1559" w:type="dxa"/>
          </w:tcPr>
          <w:p w14:paraId="2DD9C097" w14:textId="6BB30933"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Insert success message has been displayed</w:t>
            </w:r>
          </w:p>
        </w:tc>
        <w:tc>
          <w:tcPr>
            <w:tcW w:w="1559" w:type="dxa"/>
          </w:tcPr>
          <w:p w14:paraId="15BE3261" w14:textId="77777777"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003A9F" w14:paraId="01CE3AD1" w14:textId="77777777" w:rsidTr="00D16918">
        <w:tc>
          <w:tcPr>
            <w:cnfStyle w:val="001000000000" w:firstRow="0" w:lastRow="0" w:firstColumn="1" w:lastColumn="0" w:oddVBand="0" w:evenVBand="0" w:oddHBand="0" w:evenHBand="0" w:firstRowFirstColumn="0" w:firstRowLastColumn="0" w:lastRowFirstColumn="0" w:lastRowLastColumn="0"/>
            <w:tcW w:w="1558" w:type="dxa"/>
          </w:tcPr>
          <w:p w14:paraId="4DCC22C4" w14:textId="4D587401" w:rsidR="00003A9F" w:rsidRPr="00121D9B" w:rsidRDefault="00CF40CC" w:rsidP="00D16918">
            <w:pPr>
              <w:spacing w:before="0" w:after="160"/>
              <w:jc w:val="left"/>
              <w:rPr>
                <w:sz w:val="18"/>
                <w:szCs w:val="18"/>
              </w:rPr>
            </w:pPr>
            <w:r w:rsidRPr="00121D9B">
              <w:rPr>
                <w:sz w:val="18"/>
                <w:szCs w:val="18"/>
              </w:rPr>
              <w:t>7</w:t>
            </w:r>
          </w:p>
        </w:tc>
        <w:tc>
          <w:tcPr>
            <w:tcW w:w="1558" w:type="dxa"/>
          </w:tcPr>
          <w:p w14:paraId="2B5EAA92" w14:textId="6FE36803" w:rsidR="00003A9F"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 </w:t>
            </w:r>
            <w:r w:rsidR="00DB0DAC" w:rsidRPr="009C17EB">
              <w:rPr>
                <w:sz w:val="18"/>
                <w:szCs w:val="18"/>
              </w:rPr>
              <w:t xml:space="preserve">power </w:t>
            </w:r>
            <w:r w:rsidR="00DB0DAC">
              <w:rPr>
                <w:sz w:val="18"/>
                <w:szCs w:val="18"/>
              </w:rPr>
              <w:t>capacity</w:t>
            </w:r>
            <w:r w:rsidR="00A501EA">
              <w:rPr>
                <w:sz w:val="18"/>
                <w:szCs w:val="18"/>
              </w:rPr>
              <w:t xml:space="preserve"> details</w:t>
            </w:r>
          </w:p>
        </w:tc>
        <w:tc>
          <w:tcPr>
            <w:tcW w:w="1558" w:type="dxa"/>
          </w:tcPr>
          <w:p w14:paraId="69C2760F" w14:textId="30CCF7AE"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bidi="si-LK"/>
              </w:rPr>
            </w:pPr>
            <w:r w:rsidRPr="00885B72">
              <w:rPr>
                <w:rFonts w:eastAsia="Times New Roman" w:cs="Times New Roman"/>
                <w:color w:val="000000"/>
                <w:sz w:val="18"/>
                <w:szCs w:val="18"/>
                <w:lang w:bidi="si-LK"/>
              </w:rPr>
              <w:t xml:space="preserve">JSON object containing updated </w:t>
            </w:r>
            <w:r w:rsidR="00A501EA" w:rsidRPr="009C17EB">
              <w:rPr>
                <w:sz w:val="18"/>
                <w:szCs w:val="18"/>
              </w:rPr>
              <w:t xml:space="preserve">power </w:t>
            </w:r>
            <w:r w:rsidR="00A501EA">
              <w:rPr>
                <w:sz w:val="18"/>
                <w:szCs w:val="18"/>
              </w:rPr>
              <w:t>capacity</w:t>
            </w:r>
            <w:r w:rsidRPr="00885B72">
              <w:rPr>
                <w:rFonts w:eastAsia="Times New Roman" w:cs="Times New Roman"/>
                <w:color w:val="000000"/>
                <w:sz w:val="18"/>
                <w:szCs w:val="18"/>
                <w:lang w:bidi="si-LK"/>
              </w:rPr>
              <w:t xml:space="preserve"> data</w:t>
            </w:r>
          </w:p>
        </w:tc>
        <w:tc>
          <w:tcPr>
            <w:tcW w:w="1558" w:type="dxa"/>
          </w:tcPr>
          <w:p w14:paraId="6438012D" w14:textId="59D1AB74"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Display updat</w:t>
            </w:r>
            <w:r w:rsidR="00372CF9">
              <w:rPr>
                <w:sz w:val="18"/>
                <w:szCs w:val="18"/>
              </w:rPr>
              <w:t>e</w:t>
            </w:r>
            <w:r>
              <w:rPr>
                <w:sz w:val="18"/>
                <w:szCs w:val="18"/>
              </w:rPr>
              <w:t xml:space="preserve"> success message</w:t>
            </w:r>
          </w:p>
        </w:tc>
        <w:tc>
          <w:tcPr>
            <w:tcW w:w="1559" w:type="dxa"/>
          </w:tcPr>
          <w:p w14:paraId="5392127C" w14:textId="7E059D83"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w:t>
            </w:r>
            <w:r w:rsidR="00CF40CC">
              <w:rPr>
                <w:sz w:val="18"/>
                <w:szCs w:val="18"/>
              </w:rPr>
              <w:t>e</w:t>
            </w:r>
            <w:r>
              <w:rPr>
                <w:sz w:val="18"/>
                <w:szCs w:val="18"/>
              </w:rPr>
              <w:t xml:space="preserve"> success message has been displayed</w:t>
            </w:r>
          </w:p>
        </w:tc>
        <w:tc>
          <w:tcPr>
            <w:tcW w:w="1559" w:type="dxa"/>
          </w:tcPr>
          <w:p w14:paraId="25DBF18B" w14:textId="77777777" w:rsidR="00003A9F"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003A9F" w14:paraId="7A9F215A" w14:textId="77777777" w:rsidTr="00D16918">
        <w:tc>
          <w:tcPr>
            <w:cnfStyle w:val="001000000000" w:firstRow="0" w:lastRow="0" w:firstColumn="1" w:lastColumn="0" w:oddVBand="0" w:evenVBand="0" w:oddHBand="0" w:evenHBand="0" w:firstRowFirstColumn="0" w:firstRowLastColumn="0" w:lastRowFirstColumn="0" w:lastRowLastColumn="0"/>
            <w:tcW w:w="1558" w:type="dxa"/>
          </w:tcPr>
          <w:p w14:paraId="5FB304D1" w14:textId="6FB11E66" w:rsidR="00003A9F" w:rsidRDefault="00CF40CC" w:rsidP="00D16918">
            <w:pPr>
              <w:spacing w:before="0" w:after="160"/>
              <w:jc w:val="left"/>
              <w:rPr>
                <w:sz w:val="18"/>
                <w:szCs w:val="18"/>
              </w:rPr>
            </w:pPr>
            <w:r>
              <w:rPr>
                <w:sz w:val="18"/>
                <w:szCs w:val="18"/>
              </w:rPr>
              <w:t>8</w:t>
            </w:r>
          </w:p>
        </w:tc>
        <w:tc>
          <w:tcPr>
            <w:tcW w:w="1558" w:type="dxa"/>
          </w:tcPr>
          <w:p w14:paraId="71CCBC2A" w14:textId="3FA728EE" w:rsidR="00003A9F"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Delete </w:t>
            </w:r>
            <w:r w:rsidR="00A501EA" w:rsidRPr="009C17EB">
              <w:rPr>
                <w:sz w:val="18"/>
                <w:szCs w:val="18"/>
              </w:rPr>
              <w:t xml:space="preserve">power </w:t>
            </w:r>
            <w:r w:rsidR="00A501EA">
              <w:rPr>
                <w:sz w:val="18"/>
                <w:szCs w:val="18"/>
              </w:rPr>
              <w:t>capacity details</w:t>
            </w:r>
          </w:p>
        </w:tc>
        <w:tc>
          <w:tcPr>
            <w:tcW w:w="1558" w:type="dxa"/>
          </w:tcPr>
          <w:p w14:paraId="565B79DD" w14:textId="196D3EC8"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bidi="si-LK"/>
              </w:rPr>
            </w:pPr>
            <w:r w:rsidRPr="00885B72">
              <w:rPr>
                <w:rFonts w:eastAsia="Times New Roman" w:cs="Times New Roman"/>
                <w:color w:val="000000"/>
                <w:sz w:val="18"/>
                <w:szCs w:val="18"/>
                <w:lang w:bidi="si-LK"/>
              </w:rPr>
              <w:t xml:space="preserve">JSON object containing </w:t>
            </w:r>
            <w:r w:rsidR="00A501EA">
              <w:rPr>
                <w:sz w:val="18"/>
                <w:szCs w:val="18"/>
              </w:rPr>
              <w:t>capacity</w:t>
            </w:r>
            <w:r>
              <w:rPr>
                <w:rFonts w:eastAsia="Times New Roman" w:cs="Times New Roman"/>
                <w:color w:val="000000"/>
                <w:sz w:val="18"/>
                <w:szCs w:val="18"/>
                <w:lang w:bidi="si-LK"/>
              </w:rPr>
              <w:t xml:space="preserve"> ID</w:t>
            </w:r>
          </w:p>
        </w:tc>
        <w:tc>
          <w:tcPr>
            <w:tcW w:w="1558" w:type="dxa"/>
          </w:tcPr>
          <w:p w14:paraId="0E5EEEA0" w14:textId="4D40FE13"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Display </w:t>
            </w:r>
            <w:proofErr w:type="gramStart"/>
            <w:r>
              <w:rPr>
                <w:sz w:val="18"/>
                <w:szCs w:val="18"/>
              </w:rPr>
              <w:t>delet</w:t>
            </w:r>
            <w:r w:rsidR="00CF40CC">
              <w:rPr>
                <w:sz w:val="18"/>
                <w:szCs w:val="18"/>
              </w:rPr>
              <w:t>e</w:t>
            </w:r>
            <w:proofErr w:type="gramEnd"/>
            <w:r>
              <w:rPr>
                <w:sz w:val="18"/>
                <w:szCs w:val="18"/>
              </w:rPr>
              <w:t xml:space="preserve"> success message</w:t>
            </w:r>
          </w:p>
        </w:tc>
        <w:tc>
          <w:tcPr>
            <w:tcW w:w="1559" w:type="dxa"/>
          </w:tcPr>
          <w:p w14:paraId="6AF533B5" w14:textId="7456716E" w:rsidR="00003A9F" w:rsidRPr="00885B72"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Delet</w:t>
            </w:r>
            <w:r w:rsidR="00CF40CC">
              <w:rPr>
                <w:sz w:val="18"/>
                <w:szCs w:val="18"/>
              </w:rPr>
              <w:t>e</w:t>
            </w:r>
            <w:r>
              <w:rPr>
                <w:sz w:val="18"/>
                <w:szCs w:val="18"/>
              </w:rPr>
              <w:t xml:space="preserve"> success message has been displayed</w:t>
            </w:r>
          </w:p>
        </w:tc>
        <w:tc>
          <w:tcPr>
            <w:tcW w:w="1559" w:type="dxa"/>
          </w:tcPr>
          <w:p w14:paraId="5BCDA0D0" w14:textId="77777777" w:rsidR="00003A9F" w:rsidRDefault="00003A9F" w:rsidP="00D16918">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CF40CC" w14:paraId="47E05DEE" w14:textId="77777777" w:rsidTr="002132BC">
        <w:tc>
          <w:tcPr>
            <w:cnfStyle w:val="001000000000" w:firstRow="0" w:lastRow="0" w:firstColumn="1" w:lastColumn="0" w:oddVBand="0" w:evenVBand="0" w:oddHBand="0" w:evenHBand="0" w:firstRowFirstColumn="0" w:firstRowLastColumn="0" w:lastRowFirstColumn="0" w:lastRowLastColumn="0"/>
            <w:tcW w:w="1558" w:type="dxa"/>
          </w:tcPr>
          <w:p w14:paraId="48CE1E80" w14:textId="0580479C" w:rsidR="00CF40CC" w:rsidRDefault="00CF40CC" w:rsidP="002132BC">
            <w:pPr>
              <w:spacing w:before="0" w:after="160"/>
              <w:jc w:val="left"/>
              <w:rPr>
                <w:sz w:val="18"/>
                <w:szCs w:val="18"/>
              </w:rPr>
            </w:pPr>
            <w:r>
              <w:rPr>
                <w:sz w:val="18"/>
                <w:szCs w:val="18"/>
              </w:rPr>
              <w:t>9</w:t>
            </w:r>
          </w:p>
        </w:tc>
        <w:tc>
          <w:tcPr>
            <w:tcW w:w="1558" w:type="dxa"/>
          </w:tcPr>
          <w:p w14:paraId="2674EABF" w14:textId="5C0BEA2F" w:rsidR="00CF40CC" w:rsidRDefault="00CF40CC" w:rsidP="002132BC">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Get summarize </w:t>
            </w:r>
            <w:r w:rsidR="0073601E">
              <w:rPr>
                <w:sz w:val="18"/>
                <w:szCs w:val="18"/>
              </w:rPr>
              <w:t xml:space="preserve">the </w:t>
            </w:r>
            <w:r>
              <w:rPr>
                <w:sz w:val="18"/>
                <w:szCs w:val="18"/>
              </w:rPr>
              <w:t xml:space="preserve">view </w:t>
            </w:r>
            <w:r w:rsidR="007653E4">
              <w:rPr>
                <w:sz w:val="18"/>
                <w:szCs w:val="18"/>
              </w:rPr>
              <w:t xml:space="preserve">of power management </w:t>
            </w:r>
            <w:r w:rsidR="0073601E">
              <w:rPr>
                <w:sz w:val="18"/>
                <w:szCs w:val="18"/>
              </w:rPr>
              <w:t>(</w:t>
            </w:r>
            <w:r w:rsidR="000D5F69">
              <w:rPr>
                <w:sz w:val="18"/>
                <w:szCs w:val="18"/>
              </w:rPr>
              <w:t>Monthly</w:t>
            </w:r>
            <w:r w:rsidR="0073601E">
              <w:rPr>
                <w:sz w:val="18"/>
                <w:szCs w:val="18"/>
              </w:rPr>
              <w:t>)</w:t>
            </w:r>
          </w:p>
        </w:tc>
        <w:tc>
          <w:tcPr>
            <w:tcW w:w="1558" w:type="dxa"/>
          </w:tcPr>
          <w:p w14:paraId="6E5E577C" w14:textId="40003F2D" w:rsidR="00CF40CC" w:rsidRPr="00885B72" w:rsidRDefault="00D52E08" w:rsidP="002132BC">
            <w:pPr>
              <w:spacing w:before="0" w:after="16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bidi="si-LK"/>
              </w:rPr>
            </w:pPr>
            <w:r w:rsidRPr="00885B72">
              <w:rPr>
                <w:rFonts w:eastAsia="Times New Roman" w:cs="Times New Roman"/>
                <w:color w:val="000000"/>
                <w:sz w:val="18"/>
                <w:szCs w:val="18"/>
                <w:lang w:bidi="si-LK"/>
              </w:rPr>
              <w:t>JSON object containing</w:t>
            </w:r>
            <w:r>
              <w:rPr>
                <w:rFonts w:eastAsia="Times New Roman" w:cs="Times New Roman"/>
                <w:color w:val="000000"/>
                <w:sz w:val="18"/>
                <w:szCs w:val="18"/>
                <w:lang w:bidi="si-LK"/>
              </w:rPr>
              <w:t xml:space="preserve"> </w:t>
            </w:r>
            <w:r w:rsidR="000D5F69">
              <w:rPr>
                <w:rFonts w:eastAsia="Times New Roman" w:cs="Times New Roman"/>
                <w:color w:val="000000"/>
                <w:sz w:val="18"/>
                <w:szCs w:val="18"/>
                <w:lang w:bidi="si-LK"/>
              </w:rPr>
              <w:t>month</w:t>
            </w:r>
          </w:p>
        </w:tc>
        <w:tc>
          <w:tcPr>
            <w:tcW w:w="1558" w:type="dxa"/>
          </w:tcPr>
          <w:p w14:paraId="344F0F6E" w14:textId="6C439AC9" w:rsidR="00CF40CC" w:rsidRDefault="0002158C" w:rsidP="002132BC">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display</w:t>
            </w:r>
            <w:r w:rsidR="0014198C">
              <w:rPr>
                <w:sz w:val="18"/>
                <w:szCs w:val="18"/>
              </w:rPr>
              <w:t xml:space="preserve"> </w:t>
            </w:r>
            <w:r>
              <w:rPr>
                <w:sz w:val="18"/>
                <w:szCs w:val="18"/>
              </w:rPr>
              <w:t>data</w:t>
            </w:r>
            <w:r w:rsidR="0014198C">
              <w:rPr>
                <w:sz w:val="18"/>
                <w:szCs w:val="18"/>
              </w:rPr>
              <w:t xml:space="preserve"> that contains details of </w:t>
            </w:r>
            <w:r w:rsidR="00A06C79">
              <w:rPr>
                <w:sz w:val="18"/>
                <w:szCs w:val="18"/>
              </w:rPr>
              <w:t xml:space="preserve">summarized data </w:t>
            </w:r>
            <w:r w:rsidR="008177B5">
              <w:rPr>
                <w:sz w:val="18"/>
                <w:szCs w:val="18"/>
              </w:rPr>
              <w:t xml:space="preserve">for the </w:t>
            </w:r>
            <w:r w:rsidR="009C6538">
              <w:rPr>
                <w:sz w:val="18"/>
                <w:szCs w:val="18"/>
              </w:rPr>
              <w:t>month</w:t>
            </w:r>
          </w:p>
        </w:tc>
        <w:tc>
          <w:tcPr>
            <w:tcW w:w="1559" w:type="dxa"/>
          </w:tcPr>
          <w:p w14:paraId="580FD1A4" w14:textId="19DD115A" w:rsidR="00CF40CC" w:rsidRDefault="005C4FF6" w:rsidP="002132BC">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display data </w:t>
            </w:r>
            <w:r w:rsidR="00C03284">
              <w:rPr>
                <w:sz w:val="18"/>
                <w:szCs w:val="18"/>
              </w:rPr>
              <w:t xml:space="preserve">that contains details of summarized data for the </w:t>
            </w:r>
            <w:r w:rsidR="009C6538">
              <w:rPr>
                <w:sz w:val="18"/>
                <w:szCs w:val="18"/>
              </w:rPr>
              <w:t>month</w:t>
            </w:r>
          </w:p>
        </w:tc>
        <w:tc>
          <w:tcPr>
            <w:tcW w:w="1559" w:type="dxa"/>
          </w:tcPr>
          <w:p w14:paraId="71EA62E2" w14:textId="47D33AD2" w:rsidR="00CF40CC" w:rsidRDefault="00C03284" w:rsidP="002132BC">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FD7D0B" w14:paraId="3F36ECFA" w14:textId="77777777" w:rsidTr="002132BC">
        <w:tc>
          <w:tcPr>
            <w:cnfStyle w:val="001000000000" w:firstRow="0" w:lastRow="0" w:firstColumn="1" w:lastColumn="0" w:oddVBand="0" w:evenVBand="0" w:oddHBand="0" w:evenHBand="0" w:firstRowFirstColumn="0" w:firstRowLastColumn="0" w:lastRowFirstColumn="0" w:lastRowLastColumn="0"/>
            <w:tcW w:w="1558" w:type="dxa"/>
          </w:tcPr>
          <w:p w14:paraId="00B93E80" w14:textId="638DC7B5" w:rsidR="00FD7D0B" w:rsidRDefault="000D5F69" w:rsidP="002132BC">
            <w:pPr>
              <w:spacing w:before="0" w:after="160"/>
              <w:jc w:val="left"/>
              <w:rPr>
                <w:sz w:val="18"/>
                <w:szCs w:val="18"/>
              </w:rPr>
            </w:pPr>
            <w:r>
              <w:rPr>
                <w:sz w:val="18"/>
                <w:szCs w:val="18"/>
              </w:rPr>
              <w:t>10</w:t>
            </w:r>
          </w:p>
        </w:tc>
        <w:tc>
          <w:tcPr>
            <w:tcW w:w="1558" w:type="dxa"/>
          </w:tcPr>
          <w:p w14:paraId="5D9F692C" w14:textId="29A600F1" w:rsidR="00FD7D0B" w:rsidRDefault="00FD7D0B" w:rsidP="002132BC">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 summarize the view of power management (Annual)</w:t>
            </w:r>
          </w:p>
        </w:tc>
        <w:tc>
          <w:tcPr>
            <w:tcW w:w="1558" w:type="dxa"/>
          </w:tcPr>
          <w:p w14:paraId="4792B16D" w14:textId="57B88270" w:rsidR="00FD7D0B" w:rsidRPr="00885B72" w:rsidRDefault="000D5F69" w:rsidP="002132BC">
            <w:pPr>
              <w:spacing w:before="0" w:after="16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bidi="si-LK"/>
              </w:rPr>
            </w:pPr>
            <w:r w:rsidRPr="00885B72">
              <w:rPr>
                <w:rFonts w:eastAsia="Times New Roman" w:cs="Times New Roman"/>
                <w:color w:val="000000"/>
                <w:sz w:val="18"/>
                <w:szCs w:val="18"/>
                <w:lang w:bidi="si-LK"/>
              </w:rPr>
              <w:t>JSON object containing</w:t>
            </w:r>
            <w:r>
              <w:rPr>
                <w:rFonts w:eastAsia="Times New Roman" w:cs="Times New Roman"/>
                <w:color w:val="000000"/>
                <w:sz w:val="18"/>
                <w:szCs w:val="18"/>
                <w:lang w:bidi="si-LK"/>
              </w:rPr>
              <w:t xml:space="preserve"> </w:t>
            </w:r>
            <w:r w:rsidR="009C6538">
              <w:rPr>
                <w:rFonts w:eastAsia="Times New Roman" w:cs="Times New Roman"/>
                <w:color w:val="000000"/>
                <w:sz w:val="18"/>
                <w:szCs w:val="18"/>
                <w:lang w:bidi="si-LK"/>
              </w:rPr>
              <w:t>year</w:t>
            </w:r>
          </w:p>
        </w:tc>
        <w:tc>
          <w:tcPr>
            <w:tcW w:w="1558" w:type="dxa"/>
          </w:tcPr>
          <w:p w14:paraId="61AD6BE0" w14:textId="3DF5242E" w:rsidR="00FD7D0B" w:rsidRDefault="0004386F" w:rsidP="002132BC">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 table that contains details of summarized data for the </w:t>
            </w:r>
            <w:r w:rsidR="009C6538">
              <w:rPr>
                <w:sz w:val="18"/>
                <w:szCs w:val="18"/>
              </w:rPr>
              <w:t>year</w:t>
            </w:r>
          </w:p>
        </w:tc>
        <w:tc>
          <w:tcPr>
            <w:tcW w:w="1559" w:type="dxa"/>
          </w:tcPr>
          <w:p w14:paraId="551062F0" w14:textId="265443EA" w:rsidR="00FD7D0B" w:rsidRDefault="009C6538" w:rsidP="002132BC">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 table that contains details of summarized data for the year</w:t>
            </w:r>
          </w:p>
        </w:tc>
        <w:tc>
          <w:tcPr>
            <w:tcW w:w="1559" w:type="dxa"/>
          </w:tcPr>
          <w:p w14:paraId="70B086F9" w14:textId="73208927" w:rsidR="00FD7D0B" w:rsidRDefault="009C6538" w:rsidP="002132BC">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bl>
    <w:p w14:paraId="044F15BB" w14:textId="77777777" w:rsidR="00582AFE" w:rsidRDefault="00582AFE" w:rsidP="00582AFE">
      <w:pPr>
        <w:rPr>
          <w:b/>
          <w:bCs/>
        </w:rPr>
      </w:pPr>
    </w:p>
    <w:p w14:paraId="51B38E92" w14:textId="49C85B17" w:rsidR="00CC7D6E" w:rsidRDefault="00CC7D6E" w:rsidP="00D50C1A">
      <w:pPr>
        <w:pStyle w:val="ListParagraph"/>
        <w:numPr>
          <w:ilvl w:val="1"/>
          <w:numId w:val="16"/>
        </w:numPr>
        <w:rPr>
          <w:b/>
          <w:sz w:val="28"/>
          <w:szCs w:val="28"/>
        </w:rPr>
      </w:pPr>
      <w:r w:rsidRPr="00365A5B">
        <w:rPr>
          <w:b/>
          <w:sz w:val="28"/>
          <w:szCs w:val="28"/>
        </w:rPr>
        <w:t>IT</w:t>
      </w:r>
      <w:r>
        <w:rPr>
          <w:b/>
          <w:sz w:val="28"/>
          <w:szCs w:val="28"/>
        </w:rPr>
        <w:t>20186142</w:t>
      </w:r>
      <w:r w:rsidRPr="00365A5B">
        <w:rPr>
          <w:b/>
          <w:sz w:val="28"/>
          <w:szCs w:val="28"/>
        </w:rPr>
        <w:t xml:space="preserve"> </w:t>
      </w:r>
      <w:r>
        <w:rPr>
          <w:b/>
          <w:sz w:val="28"/>
          <w:szCs w:val="28"/>
        </w:rPr>
        <w:t>Wijesooriya H.M.A.H.</w:t>
      </w:r>
    </w:p>
    <w:p w14:paraId="30549778" w14:textId="18C0BA43" w:rsidR="00501855" w:rsidRDefault="00501855" w:rsidP="00CC7D6E">
      <w:pPr>
        <w:pStyle w:val="ListParagraph"/>
        <w:ind w:left="450"/>
        <w:rPr>
          <w:b/>
          <w:sz w:val="28"/>
          <w:szCs w:val="28"/>
        </w:rPr>
      </w:pPr>
    </w:p>
    <w:p w14:paraId="0DC128E0" w14:textId="1B47ACF6" w:rsidR="00501855" w:rsidRDefault="00D62E03" w:rsidP="00D50C1A">
      <w:pPr>
        <w:pStyle w:val="Heading2"/>
        <w:numPr>
          <w:ilvl w:val="2"/>
          <w:numId w:val="16"/>
        </w:numPr>
      </w:pPr>
      <w:r>
        <w:t>Technician</w:t>
      </w:r>
      <w:r w:rsidR="00501855">
        <w:t xml:space="preserve"> Management Service</w:t>
      </w:r>
    </w:p>
    <w:p w14:paraId="50A73AB1" w14:textId="630BBABA" w:rsidR="00CF6362" w:rsidRPr="00CF6362" w:rsidRDefault="00CF6362" w:rsidP="00CF6362">
      <w:r>
        <w:rPr>
          <w:noProof/>
        </w:rPr>
        <w:drawing>
          <wp:inline distT="0" distB="0" distL="0" distR="0" wp14:anchorId="54075AFE" wp14:editId="52C9A06E">
            <wp:extent cx="5943600" cy="4060190"/>
            <wp:effectExtent l="0" t="0" r="0" b="0"/>
            <wp:docPr id="455" name="Picture 4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Diagram&#10;&#10;Description automatically generated"/>
                    <pic:cNvPicPr/>
                  </pic:nvPicPr>
                  <pic:blipFill>
                    <a:blip r:embed="rId32" cstate="screen">
                      <a:extLst>
                        <a:ext uri="{28A0092B-C50C-407E-A947-70E740481C1C}">
                          <a14:useLocalDpi xmlns:a14="http://schemas.microsoft.com/office/drawing/2010/main"/>
                        </a:ext>
                      </a:extLst>
                    </a:blip>
                    <a:stretch>
                      <a:fillRect/>
                    </a:stretch>
                  </pic:blipFill>
                  <pic:spPr>
                    <a:xfrm>
                      <a:off x="0" y="0"/>
                      <a:ext cx="5943600" cy="4060190"/>
                    </a:xfrm>
                    <a:prstGeom prst="rect">
                      <a:avLst/>
                    </a:prstGeom>
                  </pic:spPr>
                </pic:pic>
              </a:graphicData>
            </a:graphic>
          </wp:inline>
        </w:drawing>
      </w:r>
    </w:p>
    <w:p w14:paraId="1353B7DC" w14:textId="18C0BA43" w:rsidR="00501855" w:rsidRPr="00D11E99" w:rsidRDefault="00501855" w:rsidP="00CC7D6E">
      <w:pPr>
        <w:pStyle w:val="ListParagraph"/>
        <w:ind w:left="450"/>
        <w:rPr>
          <w:b/>
          <w:sz w:val="28"/>
          <w:szCs w:val="28"/>
        </w:rPr>
      </w:pPr>
    </w:p>
    <w:p w14:paraId="07E39938" w14:textId="77777777" w:rsidR="00F2584C" w:rsidRDefault="00F2584C" w:rsidP="00F2584C">
      <w:r>
        <w:t xml:space="preserve">Technician Service is responsible for managing the details of technicians who is one of the major actors of </w:t>
      </w:r>
      <w:proofErr w:type="spellStart"/>
      <w:r>
        <w:t>ElectroGrid</w:t>
      </w:r>
      <w:proofErr w:type="spellEnd"/>
      <w:r>
        <w:t xml:space="preserve"> power company. Technician service maintain technician details and maintain technician roles which are hourly based technicians and contract-based technicians. Admin can perform modifications when modifications needed.</w:t>
      </w:r>
    </w:p>
    <w:p w14:paraId="4179ABB2" w14:textId="77777777" w:rsidR="00F2584C" w:rsidRDefault="00F2584C" w:rsidP="00F2584C">
      <w:proofErr w:type="spellStart"/>
      <w:r>
        <w:t>TechnicianAttendance</w:t>
      </w:r>
      <w:proofErr w:type="spellEnd"/>
      <w:r>
        <w:t xml:space="preserve"> Service is responsible for managing all the attendance details of all technicians for each day. Admin can perform modifications when modifications needed.</w:t>
      </w:r>
    </w:p>
    <w:p w14:paraId="73BCA7E6" w14:textId="59444EF4" w:rsidR="00F2584C" w:rsidRDefault="00F2584C" w:rsidP="00F2584C">
      <w:proofErr w:type="gramStart"/>
      <w:r>
        <w:t>Both of these</w:t>
      </w:r>
      <w:proofErr w:type="gramEnd"/>
      <w:r>
        <w:t xml:space="preserve"> services are totally managed by the admin of the system</w:t>
      </w:r>
      <w:r w:rsidR="009B4062">
        <w:t>.</w:t>
      </w:r>
    </w:p>
    <w:p w14:paraId="76072804" w14:textId="77777777" w:rsidR="00582AFE" w:rsidRDefault="00582AFE" w:rsidP="00582AFE">
      <w:pPr>
        <w:rPr>
          <w:b/>
          <w:bCs/>
        </w:rPr>
      </w:pPr>
    </w:p>
    <w:p w14:paraId="413AAD09" w14:textId="77777777" w:rsidR="00582AFE" w:rsidRDefault="00582AFE" w:rsidP="00582AFE">
      <w:pPr>
        <w:rPr>
          <w:b/>
          <w:bCs/>
        </w:rPr>
      </w:pPr>
    </w:p>
    <w:p w14:paraId="2DBB210A" w14:textId="6BF34176" w:rsidR="00B354C7" w:rsidRDefault="00B354C7" w:rsidP="00D50C1A">
      <w:pPr>
        <w:pStyle w:val="Heading4"/>
        <w:numPr>
          <w:ilvl w:val="2"/>
          <w:numId w:val="16"/>
        </w:numPr>
      </w:pPr>
      <w:r>
        <w:lastRenderedPageBreak/>
        <w:t xml:space="preserve">Activity Diagrams </w:t>
      </w:r>
    </w:p>
    <w:p w14:paraId="262644E4" w14:textId="2900A943" w:rsidR="00582AFE" w:rsidRDefault="0045626F" w:rsidP="00582AFE">
      <w:pPr>
        <w:rPr>
          <w:b/>
          <w:bCs/>
        </w:rPr>
      </w:pPr>
      <w:r>
        <w:rPr>
          <w:b/>
          <w:bCs/>
          <w:noProof/>
        </w:rPr>
        <w:drawing>
          <wp:inline distT="0" distB="0" distL="0" distR="0" wp14:anchorId="196A45E2" wp14:editId="1C1C6E76">
            <wp:extent cx="6234330" cy="7734300"/>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33" cstate="hqprint">
                      <a:extLst>
                        <a:ext uri="{28A0092B-C50C-407E-A947-70E740481C1C}">
                          <a14:useLocalDpi xmlns:a14="http://schemas.microsoft.com/office/drawing/2010/main"/>
                        </a:ext>
                      </a:extLst>
                    </a:blip>
                    <a:stretch>
                      <a:fillRect/>
                    </a:stretch>
                  </pic:blipFill>
                  <pic:spPr>
                    <a:xfrm>
                      <a:off x="0" y="0"/>
                      <a:ext cx="6235964" cy="7736327"/>
                    </a:xfrm>
                    <a:prstGeom prst="rect">
                      <a:avLst/>
                    </a:prstGeom>
                  </pic:spPr>
                </pic:pic>
              </a:graphicData>
            </a:graphic>
          </wp:inline>
        </w:drawing>
      </w:r>
    </w:p>
    <w:p w14:paraId="4A8BA7A3" w14:textId="77777777" w:rsidR="0045626F" w:rsidRDefault="0045626F" w:rsidP="00582AFE">
      <w:pPr>
        <w:rPr>
          <w:b/>
          <w:bCs/>
        </w:rPr>
      </w:pPr>
    </w:p>
    <w:p w14:paraId="4FF3FD48" w14:textId="7DDC9CAC" w:rsidR="00C075CD" w:rsidRPr="0001435B" w:rsidRDefault="00C075CD" w:rsidP="00D50C1A">
      <w:pPr>
        <w:pStyle w:val="ListParagraph"/>
        <w:numPr>
          <w:ilvl w:val="2"/>
          <w:numId w:val="16"/>
        </w:numPr>
        <w:spacing w:before="0" w:after="0"/>
        <w:jc w:val="left"/>
        <w:rPr>
          <w:b/>
          <w:bCs/>
        </w:rPr>
      </w:pPr>
      <w:r w:rsidRPr="0001435B">
        <w:rPr>
          <w:b/>
          <w:bCs/>
        </w:rPr>
        <w:t>Class Diagram</w:t>
      </w:r>
    </w:p>
    <w:p w14:paraId="2DAF6575" w14:textId="314887FA" w:rsidR="00C075CD" w:rsidRDefault="00A6529A" w:rsidP="00C075CD">
      <w:pPr>
        <w:spacing w:before="0" w:after="0"/>
        <w:ind w:left="360"/>
        <w:jc w:val="left"/>
        <w:rPr>
          <w:b/>
          <w:bCs/>
        </w:rPr>
      </w:pPr>
      <w:r>
        <w:rPr>
          <w:b/>
          <w:bCs/>
          <w:noProof/>
        </w:rPr>
        <mc:AlternateContent>
          <mc:Choice Requires="wpi">
            <w:drawing>
              <wp:anchor distT="0" distB="0" distL="114300" distR="114300" simplePos="0" relativeHeight="251671565" behindDoc="0" locked="0" layoutInCell="1" allowOverlap="1" wp14:anchorId="2B4EFB21" wp14:editId="3A45A33A">
                <wp:simplePos x="0" y="0"/>
                <wp:positionH relativeFrom="column">
                  <wp:posOffset>3384550</wp:posOffset>
                </wp:positionH>
                <wp:positionV relativeFrom="paragraph">
                  <wp:posOffset>391795</wp:posOffset>
                </wp:positionV>
                <wp:extent cx="15600" cy="16510"/>
                <wp:effectExtent l="57150" t="38100" r="41910" b="40640"/>
                <wp:wrapNone/>
                <wp:docPr id="33" name="Ink 33"/>
                <wp:cNvGraphicFramePr/>
                <a:graphic xmlns:a="http://schemas.openxmlformats.org/drawingml/2006/main">
                  <a:graphicData uri="http://schemas.microsoft.com/office/word/2010/wordprocessingInk">
                    <w14:contentPart bwMode="auto" r:id="rId34">
                      <w14:nvContentPartPr>
                        <w14:cNvContentPartPr/>
                      </w14:nvContentPartPr>
                      <w14:xfrm>
                        <a:off x="0" y="0"/>
                        <a:ext cx="15600" cy="16510"/>
                      </w14:xfrm>
                    </w14:contentPart>
                  </a:graphicData>
                </a:graphic>
              </wp:anchor>
            </w:drawing>
          </mc:Choice>
          <mc:Fallback>
            <w:pict>
              <v:shapetype w14:anchorId="599F702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265.8pt;margin-top:30.15pt;width:2.7pt;height:2.65pt;z-index:2516715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">
                <v:imagedata r:id="rId35" o:title=""/>
              </v:shape>
            </w:pict>
          </mc:Fallback>
        </mc:AlternateContent>
      </w:r>
      <w:r w:rsidR="00AA0C29">
        <w:rPr>
          <w:b/>
          <w:bCs/>
          <w:noProof/>
        </w:rPr>
        <w:drawing>
          <wp:inline distT="0" distB="0" distL="0" distR="0" wp14:anchorId="3995B0AB" wp14:editId="09C657D2">
            <wp:extent cx="5943600" cy="3923030"/>
            <wp:effectExtent l="0" t="0" r="0" b="1270"/>
            <wp:docPr id="457" name="Picture 4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Diagram&#10;&#10;Description automatically generated"/>
                    <pic:cNvPicPr/>
                  </pic:nvPicPr>
                  <pic:blipFill>
                    <a:blip r:embed="rId36" cstate="hqprint">
                      <a:extLst>
                        <a:ext uri="{28A0092B-C50C-407E-A947-70E740481C1C}">
                          <a14:useLocalDpi xmlns:a14="http://schemas.microsoft.com/office/drawing/2010/main"/>
                        </a:ext>
                      </a:extLst>
                    </a:blip>
                    <a:stretch>
                      <a:fillRect/>
                    </a:stretch>
                  </pic:blipFill>
                  <pic:spPr>
                    <a:xfrm>
                      <a:off x="0" y="0"/>
                      <a:ext cx="5943600" cy="3923030"/>
                    </a:xfrm>
                    <a:prstGeom prst="rect">
                      <a:avLst/>
                    </a:prstGeom>
                  </pic:spPr>
                </pic:pic>
              </a:graphicData>
            </a:graphic>
          </wp:inline>
        </w:drawing>
      </w:r>
    </w:p>
    <w:p w14:paraId="705ED8CA" w14:textId="77777777" w:rsidR="00AA0C29" w:rsidRPr="00C075CD" w:rsidRDefault="00AA0C29" w:rsidP="00C075CD">
      <w:pPr>
        <w:spacing w:before="0" w:after="0"/>
        <w:ind w:left="360"/>
        <w:jc w:val="left"/>
        <w:rPr>
          <w:b/>
          <w:bCs/>
        </w:rPr>
      </w:pPr>
    </w:p>
    <w:p w14:paraId="4D8D797A" w14:textId="4FD33F8F" w:rsidR="00AA0C29" w:rsidRDefault="00AA0C29" w:rsidP="00D50C1A">
      <w:pPr>
        <w:pStyle w:val="Heading3"/>
        <w:numPr>
          <w:ilvl w:val="2"/>
          <w:numId w:val="16"/>
        </w:numPr>
      </w:pPr>
      <w:r>
        <w:t>Service Development and Testing</w:t>
      </w:r>
    </w:p>
    <w:p w14:paraId="494E6CEB" w14:textId="77777777" w:rsidR="00AA0C29" w:rsidRDefault="00AA0C29" w:rsidP="00D50C1A">
      <w:pPr>
        <w:pStyle w:val="ListParagraph"/>
        <w:numPr>
          <w:ilvl w:val="3"/>
          <w:numId w:val="16"/>
        </w:numPr>
        <w:rPr>
          <w:b/>
          <w:bCs/>
        </w:rPr>
      </w:pPr>
      <w:r w:rsidRPr="00BE2E57">
        <w:rPr>
          <w:b/>
          <w:bCs/>
        </w:rPr>
        <w:t xml:space="preserve">Tools Used </w:t>
      </w:r>
    </w:p>
    <w:p w14:paraId="60B54D35" w14:textId="77777777" w:rsidR="00AA0C29" w:rsidRPr="009B7F34" w:rsidRDefault="00AA0C29" w:rsidP="00AA0C29">
      <w:pPr>
        <w:pStyle w:val="ListParagraph"/>
        <w:ind w:left="1080"/>
        <w:rPr>
          <w:b/>
          <w:bCs/>
        </w:rPr>
      </w:pPr>
    </w:p>
    <w:p w14:paraId="265FE24A" w14:textId="77777777" w:rsidR="00AA0C29" w:rsidRDefault="00AA0C29" w:rsidP="00D50C1A">
      <w:pPr>
        <w:pStyle w:val="ListParagraph"/>
        <w:numPr>
          <w:ilvl w:val="0"/>
          <w:numId w:val="6"/>
        </w:numPr>
        <w:ind w:left="450"/>
      </w:pPr>
      <w:r w:rsidRPr="0015345B">
        <w:rPr>
          <w:b/>
          <w:bCs/>
        </w:rPr>
        <w:t>Eclipse + JRE 1</w:t>
      </w:r>
      <w:r>
        <w:rPr>
          <w:b/>
          <w:bCs/>
        </w:rPr>
        <w:t>7</w:t>
      </w:r>
      <w:r w:rsidRPr="0015345B">
        <w:rPr>
          <w:b/>
          <w:bCs/>
        </w:rPr>
        <w:t xml:space="preserve">/JDK </w:t>
      </w:r>
      <w:r>
        <w:rPr>
          <w:b/>
          <w:bCs/>
        </w:rPr>
        <w:t>17</w:t>
      </w:r>
      <w:r w:rsidRPr="0015345B">
        <w:rPr>
          <w:b/>
          <w:bCs/>
        </w:rPr>
        <w:t xml:space="preserve"> + Apache Tomcat 9 </w:t>
      </w:r>
      <w:r w:rsidRPr="0015345B">
        <w:t>with</w:t>
      </w:r>
      <w:r w:rsidRPr="0015345B">
        <w:rPr>
          <w:b/>
          <w:bCs/>
        </w:rPr>
        <w:t xml:space="preserve"> Jersey</w:t>
      </w:r>
      <w:r>
        <w:t xml:space="preserve"> </w:t>
      </w:r>
      <w:r w:rsidRPr="0015345B">
        <w:rPr>
          <w:b/>
          <w:bCs/>
        </w:rPr>
        <w:t>Library</w:t>
      </w:r>
      <w:r>
        <w:t xml:space="preserve"> were used to develop the code base of the user service. Reason for using the specific versions mentioned above was that they are the latest versions supported by JAX-RS and Jersey version 2.35.</w:t>
      </w:r>
    </w:p>
    <w:p w14:paraId="47790A46" w14:textId="77777777" w:rsidR="00AA0C29" w:rsidRDefault="00AA0C29" w:rsidP="00D50C1A">
      <w:pPr>
        <w:pStyle w:val="ListParagraph"/>
        <w:numPr>
          <w:ilvl w:val="0"/>
          <w:numId w:val="6"/>
        </w:numPr>
        <w:ind w:left="450"/>
      </w:pPr>
      <w:r w:rsidRPr="0015345B">
        <w:rPr>
          <w:b/>
          <w:bCs/>
        </w:rPr>
        <w:t>Maven 3.</w:t>
      </w:r>
      <w:r>
        <w:rPr>
          <w:b/>
          <w:bCs/>
        </w:rPr>
        <w:t>8.5</w:t>
      </w:r>
      <w:r w:rsidRPr="0015345B">
        <w:rPr>
          <w:b/>
          <w:bCs/>
        </w:rPr>
        <w:t xml:space="preserve"> </w:t>
      </w:r>
      <w:r>
        <w:t>was used for dependency management to easily add required dependencies and plugins without any issues and setting any manual configurations.</w:t>
      </w:r>
    </w:p>
    <w:p w14:paraId="098BEDA9" w14:textId="77777777" w:rsidR="00AA0C29" w:rsidRPr="008C253E" w:rsidRDefault="00AA0C29" w:rsidP="00D50C1A">
      <w:pPr>
        <w:pStyle w:val="ListParagraph"/>
        <w:numPr>
          <w:ilvl w:val="0"/>
          <w:numId w:val="6"/>
        </w:numPr>
        <w:ind w:left="450"/>
      </w:pPr>
      <w:r w:rsidRPr="0015345B">
        <w:rPr>
          <w:b/>
          <w:bCs/>
        </w:rPr>
        <w:t>GitHub</w:t>
      </w:r>
      <w:r>
        <w:t xml:space="preserve"> was used to enable team collaborations and have a comprehensive clean history that is recoverable in case of a crash or any other development related issues.</w:t>
      </w:r>
    </w:p>
    <w:p w14:paraId="582911C8" w14:textId="77777777" w:rsidR="00AA0C29" w:rsidRDefault="00AA0C29" w:rsidP="00D50C1A">
      <w:pPr>
        <w:pStyle w:val="ListParagraph"/>
        <w:numPr>
          <w:ilvl w:val="0"/>
          <w:numId w:val="6"/>
        </w:numPr>
        <w:ind w:left="450"/>
      </w:pPr>
      <w:r w:rsidRPr="0015345B">
        <w:rPr>
          <w:b/>
          <w:bCs/>
        </w:rPr>
        <w:t>JSON</w:t>
      </w:r>
      <w:r>
        <w:t xml:space="preserve"> was used to transfer data in every endpoint so that services/ clients can easily communicate with the web service rather than dealing with various media types in responses.</w:t>
      </w:r>
    </w:p>
    <w:p w14:paraId="41175F0F" w14:textId="4092C2B4" w:rsidR="009B4062" w:rsidRDefault="009B4062" w:rsidP="00D50C1A">
      <w:pPr>
        <w:pStyle w:val="ListParagraph"/>
        <w:numPr>
          <w:ilvl w:val="0"/>
          <w:numId w:val="6"/>
        </w:numPr>
        <w:ind w:left="450"/>
      </w:pPr>
      <w:r>
        <w:rPr>
          <w:b/>
          <w:bCs/>
        </w:rPr>
        <w:t xml:space="preserve">JUnit </w:t>
      </w:r>
      <w:r w:rsidRPr="00075A20">
        <w:t>was used</w:t>
      </w:r>
      <w:r>
        <w:rPr>
          <w:b/>
          <w:bCs/>
        </w:rPr>
        <w:t xml:space="preserve"> </w:t>
      </w:r>
      <w:r>
        <w:t xml:space="preserve">as the testing tool to check the functionalities of the </w:t>
      </w:r>
      <w:proofErr w:type="spellStart"/>
      <w:r>
        <w:t>ElectroGrid</w:t>
      </w:r>
      <w:proofErr w:type="spellEnd"/>
      <w:r>
        <w:t xml:space="preserve"> system. </w:t>
      </w:r>
    </w:p>
    <w:p w14:paraId="3A9C17FF" w14:textId="77777777" w:rsidR="00AA0C29" w:rsidRPr="003367B2" w:rsidRDefault="00AA0C29" w:rsidP="00D50C1A">
      <w:pPr>
        <w:pStyle w:val="ListParagraph"/>
        <w:numPr>
          <w:ilvl w:val="0"/>
          <w:numId w:val="6"/>
        </w:numPr>
        <w:ind w:left="450"/>
      </w:pPr>
      <w:r w:rsidRPr="0015345B">
        <w:rPr>
          <w:b/>
          <w:bCs/>
        </w:rPr>
        <w:t>Postman</w:t>
      </w:r>
      <w:r>
        <w:t xml:space="preserve"> was used as a test client rather than using a regular browser, where all types of HTTP requests can be sent with proper data types included in the request header and payload.</w:t>
      </w:r>
    </w:p>
    <w:p w14:paraId="6684E904" w14:textId="77777777" w:rsidR="00F47F96" w:rsidRPr="00F47F96" w:rsidRDefault="00F47F96" w:rsidP="00F47F96"/>
    <w:p w14:paraId="78BB428E" w14:textId="18398943" w:rsidR="00E6110F" w:rsidRPr="00F47F96" w:rsidRDefault="00E6110F" w:rsidP="00D50C1A">
      <w:pPr>
        <w:pStyle w:val="ListParagraph"/>
        <w:numPr>
          <w:ilvl w:val="3"/>
          <w:numId w:val="16"/>
        </w:numPr>
        <w:rPr>
          <w:b/>
          <w:szCs w:val="24"/>
        </w:rPr>
      </w:pPr>
      <w:r w:rsidRPr="00F47F96">
        <w:rPr>
          <w:b/>
          <w:szCs w:val="24"/>
        </w:rPr>
        <w:lastRenderedPageBreak/>
        <w:t>Testing methodology and results</w:t>
      </w:r>
    </w:p>
    <w:p w14:paraId="42F52DDC" w14:textId="77777777" w:rsidR="00E6110F" w:rsidRPr="00393E53" w:rsidRDefault="00E6110F" w:rsidP="00E6110F">
      <w:pPr>
        <w:ind w:left="360"/>
        <w:rPr>
          <w:b/>
          <w:bCs/>
          <w:szCs w:val="24"/>
        </w:rPr>
      </w:pPr>
      <w:r w:rsidRPr="00393E53">
        <w:rPr>
          <w:b/>
          <w:bCs/>
          <w:szCs w:val="24"/>
        </w:rPr>
        <w:t>Functional Testing –</w:t>
      </w:r>
    </w:p>
    <w:p w14:paraId="6C862F6D" w14:textId="77777777" w:rsidR="00E6110F" w:rsidRPr="000655BF" w:rsidRDefault="00E6110F" w:rsidP="00D50C1A">
      <w:pPr>
        <w:pStyle w:val="ListParagraph"/>
        <w:numPr>
          <w:ilvl w:val="0"/>
          <w:numId w:val="9"/>
        </w:numPr>
        <w:spacing w:before="0" w:after="160"/>
        <w:jc w:val="left"/>
        <w:rPr>
          <w:szCs w:val="24"/>
        </w:rPr>
      </w:pPr>
      <w:r w:rsidRPr="000655BF">
        <w:rPr>
          <w:rFonts w:cs="Arial"/>
          <w:color w:val="202124"/>
          <w:szCs w:val="24"/>
          <w:shd w:val="clear" w:color="auto" w:fill="FFFFFF"/>
        </w:rPr>
        <w:t>Inserted values are validated and all the validations function properly</w:t>
      </w:r>
    </w:p>
    <w:p w14:paraId="4ECDC19E" w14:textId="77777777" w:rsidR="00C74E53" w:rsidRPr="000655BF" w:rsidRDefault="00C74E53" w:rsidP="00D50C1A">
      <w:pPr>
        <w:pStyle w:val="ListParagraph"/>
        <w:numPr>
          <w:ilvl w:val="0"/>
          <w:numId w:val="9"/>
        </w:numPr>
        <w:spacing w:before="0" w:after="160"/>
        <w:jc w:val="left"/>
        <w:rPr>
          <w:szCs w:val="24"/>
        </w:rPr>
      </w:pPr>
      <w:r w:rsidRPr="000655BF">
        <w:rPr>
          <w:szCs w:val="24"/>
        </w:rPr>
        <w:t xml:space="preserve">Test cases are executed </w:t>
      </w:r>
      <w:r>
        <w:rPr>
          <w:szCs w:val="24"/>
        </w:rPr>
        <w:t>using JUnit testing tool</w:t>
      </w:r>
      <w:r w:rsidRPr="000655BF">
        <w:rPr>
          <w:szCs w:val="24"/>
        </w:rPr>
        <w:t xml:space="preserve"> providing expected output</w:t>
      </w:r>
      <w:r>
        <w:rPr>
          <w:szCs w:val="24"/>
        </w:rPr>
        <w:t>.</w:t>
      </w:r>
    </w:p>
    <w:p w14:paraId="468999BF" w14:textId="77777777" w:rsidR="00C74E53" w:rsidRPr="000655BF" w:rsidRDefault="00C74E53" w:rsidP="00D50C1A">
      <w:pPr>
        <w:pStyle w:val="ListParagraph"/>
        <w:numPr>
          <w:ilvl w:val="0"/>
          <w:numId w:val="9"/>
        </w:numPr>
        <w:spacing w:before="0" w:after="160"/>
        <w:jc w:val="left"/>
        <w:rPr>
          <w:szCs w:val="24"/>
        </w:rPr>
      </w:pPr>
      <w:r>
        <w:rPr>
          <w:szCs w:val="24"/>
        </w:rPr>
        <w:t>APIs are tested using Postman by passing necessary payloads.</w:t>
      </w:r>
    </w:p>
    <w:p w14:paraId="2673D2BD" w14:textId="77777777" w:rsidR="00E6110F" w:rsidRPr="00393E53" w:rsidRDefault="00E6110F" w:rsidP="00E6110F">
      <w:pPr>
        <w:rPr>
          <w:b/>
          <w:bCs/>
          <w:szCs w:val="24"/>
        </w:rPr>
      </w:pPr>
      <w:r w:rsidRPr="00393E53">
        <w:rPr>
          <w:b/>
          <w:bCs/>
          <w:szCs w:val="24"/>
        </w:rPr>
        <w:t xml:space="preserve">       Database testing –</w:t>
      </w:r>
    </w:p>
    <w:p w14:paraId="44686737" w14:textId="77777777" w:rsidR="00E6110F" w:rsidRDefault="00E6110F" w:rsidP="00D50C1A">
      <w:pPr>
        <w:pStyle w:val="ListParagraph"/>
        <w:numPr>
          <w:ilvl w:val="0"/>
          <w:numId w:val="10"/>
        </w:numPr>
        <w:spacing w:before="0" w:after="160"/>
        <w:jc w:val="left"/>
        <w:rPr>
          <w:szCs w:val="24"/>
        </w:rPr>
      </w:pPr>
      <w:r w:rsidRPr="000655BF">
        <w:rPr>
          <w:szCs w:val="24"/>
        </w:rPr>
        <w:t>CRUD operations are performed without any errors.</w:t>
      </w:r>
    </w:p>
    <w:p w14:paraId="51BB6B0A" w14:textId="77777777" w:rsidR="004104FE" w:rsidRDefault="004104FE" w:rsidP="004104FE">
      <w:pPr>
        <w:pStyle w:val="ListParagraph"/>
        <w:ind w:left="1065"/>
      </w:pPr>
    </w:p>
    <w:tbl>
      <w:tblPr>
        <w:tblStyle w:val="GridTable1Light"/>
        <w:tblW w:w="0" w:type="auto"/>
        <w:tblLook w:val="04A0" w:firstRow="1" w:lastRow="0" w:firstColumn="1" w:lastColumn="0" w:noHBand="0" w:noVBand="1"/>
      </w:tblPr>
      <w:tblGrid>
        <w:gridCol w:w="1558"/>
        <w:gridCol w:w="1558"/>
        <w:gridCol w:w="1558"/>
        <w:gridCol w:w="1558"/>
        <w:gridCol w:w="1559"/>
        <w:gridCol w:w="1559"/>
      </w:tblGrid>
      <w:tr w:rsidR="004104FE" w14:paraId="49B8AEDE" w14:textId="77777777" w:rsidTr="009F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E064476" w14:textId="77777777" w:rsidR="004104FE" w:rsidRPr="00885B72" w:rsidRDefault="004104FE" w:rsidP="009F236A">
            <w:pPr>
              <w:spacing w:before="0" w:after="160"/>
              <w:jc w:val="center"/>
              <w:rPr>
                <w:sz w:val="18"/>
                <w:szCs w:val="18"/>
              </w:rPr>
            </w:pPr>
            <w:r w:rsidRPr="00885B72">
              <w:rPr>
                <w:sz w:val="18"/>
                <w:szCs w:val="18"/>
              </w:rPr>
              <w:t>Test ID</w:t>
            </w:r>
          </w:p>
        </w:tc>
        <w:tc>
          <w:tcPr>
            <w:tcW w:w="1558" w:type="dxa"/>
          </w:tcPr>
          <w:p w14:paraId="717D36EF" w14:textId="77777777" w:rsidR="004104FE" w:rsidRPr="00885B72" w:rsidRDefault="004104FE" w:rsidP="009F236A">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0885B72">
              <w:rPr>
                <w:sz w:val="18"/>
                <w:szCs w:val="18"/>
              </w:rPr>
              <w:t>Test Case</w:t>
            </w:r>
          </w:p>
        </w:tc>
        <w:tc>
          <w:tcPr>
            <w:tcW w:w="1558" w:type="dxa"/>
          </w:tcPr>
          <w:p w14:paraId="6BB16762" w14:textId="77777777" w:rsidR="004104FE" w:rsidRPr="00885B72" w:rsidRDefault="004104FE" w:rsidP="009F236A">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0885B72">
              <w:rPr>
                <w:sz w:val="18"/>
                <w:szCs w:val="18"/>
              </w:rPr>
              <w:t>Inputs</w:t>
            </w:r>
          </w:p>
        </w:tc>
        <w:tc>
          <w:tcPr>
            <w:tcW w:w="1558" w:type="dxa"/>
          </w:tcPr>
          <w:p w14:paraId="0FD7FE7C" w14:textId="77777777" w:rsidR="004104FE" w:rsidRPr="00885B72" w:rsidRDefault="004104FE" w:rsidP="009F236A">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0885B72">
              <w:rPr>
                <w:sz w:val="18"/>
                <w:szCs w:val="18"/>
              </w:rPr>
              <w:t>Expected Output</w:t>
            </w:r>
          </w:p>
        </w:tc>
        <w:tc>
          <w:tcPr>
            <w:tcW w:w="1559" w:type="dxa"/>
          </w:tcPr>
          <w:p w14:paraId="6C4A9377" w14:textId="77777777" w:rsidR="004104FE" w:rsidRPr="00885B72" w:rsidRDefault="004104FE" w:rsidP="009F236A">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0885B72">
              <w:rPr>
                <w:sz w:val="18"/>
                <w:szCs w:val="18"/>
              </w:rPr>
              <w:t>Actual Output</w:t>
            </w:r>
          </w:p>
        </w:tc>
        <w:tc>
          <w:tcPr>
            <w:tcW w:w="1559" w:type="dxa"/>
          </w:tcPr>
          <w:p w14:paraId="040833D2" w14:textId="77777777" w:rsidR="004104FE" w:rsidRPr="00885B72" w:rsidRDefault="004104FE" w:rsidP="009F236A">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0885B72">
              <w:rPr>
                <w:sz w:val="18"/>
                <w:szCs w:val="18"/>
              </w:rPr>
              <w:t>Status</w:t>
            </w:r>
          </w:p>
        </w:tc>
      </w:tr>
      <w:tr w:rsidR="004104FE" w14:paraId="5A589D5F" w14:textId="77777777" w:rsidTr="009F236A">
        <w:tc>
          <w:tcPr>
            <w:cnfStyle w:val="001000000000" w:firstRow="0" w:lastRow="0" w:firstColumn="1" w:lastColumn="0" w:oddVBand="0" w:evenVBand="0" w:oddHBand="0" w:evenHBand="0" w:firstRowFirstColumn="0" w:firstRowLastColumn="0" w:lastRowFirstColumn="0" w:lastRowLastColumn="0"/>
            <w:tcW w:w="1558" w:type="dxa"/>
          </w:tcPr>
          <w:p w14:paraId="4D196199" w14:textId="77777777" w:rsidR="004104FE" w:rsidRPr="00885B72" w:rsidRDefault="004104FE" w:rsidP="009F236A">
            <w:pPr>
              <w:spacing w:before="0" w:after="160"/>
              <w:jc w:val="left"/>
              <w:rPr>
                <w:sz w:val="18"/>
                <w:szCs w:val="18"/>
              </w:rPr>
            </w:pPr>
            <w:r w:rsidRPr="00885B72">
              <w:rPr>
                <w:sz w:val="18"/>
                <w:szCs w:val="18"/>
              </w:rPr>
              <w:t>1</w:t>
            </w:r>
          </w:p>
        </w:tc>
        <w:tc>
          <w:tcPr>
            <w:tcW w:w="1558" w:type="dxa"/>
          </w:tcPr>
          <w:p w14:paraId="61C21A73" w14:textId="13921EA9"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 xml:space="preserve">Get all </w:t>
            </w:r>
            <w:r w:rsidR="001D4A63">
              <w:rPr>
                <w:sz w:val="18"/>
                <w:szCs w:val="18"/>
              </w:rPr>
              <w:t>technician</w:t>
            </w:r>
            <w:r w:rsidR="00223D4E">
              <w:rPr>
                <w:sz w:val="18"/>
                <w:szCs w:val="18"/>
              </w:rPr>
              <w:t>s</w:t>
            </w:r>
            <w:r w:rsidRPr="00885B72">
              <w:rPr>
                <w:sz w:val="18"/>
                <w:szCs w:val="18"/>
              </w:rPr>
              <w:t xml:space="preserve"> details</w:t>
            </w:r>
          </w:p>
        </w:tc>
        <w:tc>
          <w:tcPr>
            <w:tcW w:w="1558" w:type="dxa"/>
          </w:tcPr>
          <w:p w14:paraId="6E7D8EE2"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w:t>
            </w:r>
          </w:p>
        </w:tc>
        <w:tc>
          <w:tcPr>
            <w:tcW w:w="1558" w:type="dxa"/>
          </w:tcPr>
          <w:p w14:paraId="61DF5D86" w14:textId="2B24CC53"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rFonts w:eastAsia="Calibri" w:cs="Iskoola Pota"/>
                <w:szCs w:val="24"/>
              </w:rPr>
            </w:pPr>
            <w:r>
              <w:rPr>
                <w:sz w:val="18"/>
                <w:szCs w:val="18"/>
              </w:rPr>
              <w:t xml:space="preserve">A table that contains details of all the </w:t>
            </w:r>
            <w:r w:rsidR="001D4A63">
              <w:rPr>
                <w:sz w:val="18"/>
                <w:szCs w:val="18"/>
              </w:rPr>
              <w:t>technicians</w:t>
            </w:r>
          </w:p>
        </w:tc>
        <w:tc>
          <w:tcPr>
            <w:tcW w:w="1559" w:type="dxa"/>
          </w:tcPr>
          <w:p w14:paraId="5113CD66" w14:textId="2C417D74"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rFonts w:eastAsia="Calibri" w:cs="Iskoola Pota"/>
                <w:szCs w:val="24"/>
              </w:rPr>
            </w:pPr>
            <w:r>
              <w:rPr>
                <w:sz w:val="18"/>
                <w:szCs w:val="18"/>
              </w:rPr>
              <w:t xml:space="preserve">A table that contains details of all the </w:t>
            </w:r>
            <w:r w:rsidR="001D4A63">
              <w:rPr>
                <w:sz w:val="18"/>
                <w:szCs w:val="18"/>
              </w:rPr>
              <w:t>technicians</w:t>
            </w:r>
          </w:p>
        </w:tc>
        <w:tc>
          <w:tcPr>
            <w:tcW w:w="1559" w:type="dxa"/>
          </w:tcPr>
          <w:p w14:paraId="7FBB9539"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Pass</w:t>
            </w:r>
          </w:p>
        </w:tc>
      </w:tr>
      <w:tr w:rsidR="004104FE" w14:paraId="70899DAF" w14:textId="77777777" w:rsidTr="009F236A">
        <w:tc>
          <w:tcPr>
            <w:cnfStyle w:val="001000000000" w:firstRow="0" w:lastRow="0" w:firstColumn="1" w:lastColumn="0" w:oddVBand="0" w:evenVBand="0" w:oddHBand="0" w:evenHBand="0" w:firstRowFirstColumn="0" w:firstRowLastColumn="0" w:lastRowFirstColumn="0" w:lastRowLastColumn="0"/>
            <w:tcW w:w="1558" w:type="dxa"/>
          </w:tcPr>
          <w:p w14:paraId="149A347C" w14:textId="77777777" w:rsidR="004104FE" w:rsidRPr="00885B72" w:rsidRDefault="004104FE" w:rsidP="009F236A">
            <w:pPr>
              <w:spacing w:before="0" w:after="160"/>
              <w:jc w:val="left"/>
              <w:rPr>
                <w:sz w:val="18"/>
                <w:szCs w:val="18"/>
              </w:rPr>
            </w:pPr>
            <w:r w:rsidRPr="00885B72">
              <w:rPr>
                <w:sz w:val="18"/>
                <w:szCs w:val="18"/>
              </w:rPr>
              <w:t>2</w:t>
            </w:r>
          </w:p>
        </w:tc>
        <w:tc>
          <w:tcPr>
            <w:tcW w:w="1558" w:type="dxa"/>
          </w:tcPr>
          <w:p w14:paraId="7ADC2CE5"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 xml:space="preserve">Insert </w:t>
            </w:r>
            <w:r>
              <w:rPr>
                <w:sz w:val="18"/>
                <w:szCs w:val="18"/>
              </w:rPr>
              <w:t>technician</w:t>
            </w:r>
            <w:r w:rsidRPr="00885B72">
              <w:rPr>
                <w:sz w:val="18"/>
                <w:szCs w:val="18"/>
              </w:rPr>
              <w:t xml:space="preserve"> details</w:t>
            </w:r>
          </w:p>
        </w:tc>
        <w:tc>
          <w:tcPr>
            <w:tcW w:w="1558" w:type="dxa"/>
          </w:tcPr>
          <w:p w14:paraId="6BB341B4" w14:textId="77777777" w:rsidR="004104FE" w:rsidRPr="0090316F"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90316F">
              <w:rPr>
                <w:rFonts w:eastAsia="Times New Roman" w:cs="Times New Roman"/>
                <w:color w:val="000000"/>
                <w:sz w:val="18"/>
                <w:szCs w:val="18"/>
                <w:lang w:bidi="si-LK"/>
              </w:rPr>
              <w:t xml:space="preserve">JSON object containing new </w:t>
            </w:r>
            <w:r>
              <w:rPr>
                <w:rFonts w:eastAsia="Times New Roman" w:cs="Times New Roman"/>
                <w:color w:val="000000"/>
                <w:sz w:val="18"/>
                <w:szCs w:val="18"/>
                <w:lang w:bidi="si-LK"/>
              </w:rPr>
              <w:t>technician</w:t>
            </w:r>
            <w:r w:rsidRPr="0090316F">
              <w:rPr>
                <w:rFonts w:eastAsia="Times New Roman" w:cs="Times New Roman"/>
                <w:color w:val="000000"/>
                <w:sz w:val="18"/>
                <w:szCs w:val="18"/>
                <w:lang w:bidi="si-LK"/>
              </w:rPr>
              <w:t xml:space="preserve"> data</w:t>
            </w:r>
          </w:p>
        </w:tc>
        <w:tc>
          <w:tcPr>
            <w:tcW w:w="1558" w:type="dxa"/>
          </w:tcPr>
          <w:p w14:paraId="56EC819D"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Display insertion success message</w:t>
            </w:r>
          </w:p>
        </w:tc>
        <w:tc>
          <w:tcPr>
            <w:tcW w:w="1559" w:type="dxa"/>
          </w:tcPr>
          <w:p w14:paraId="4A353B2D"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Insertion success message has been displayed</w:t>
            </w:r>
          </w:p>
        </w:tc>
        <w:tc>
          <w:tcPr>
            <w:tcW w:w="1559" w:type="dxa"/>
          </w:tcPr>
          <w:p w14:paraId="772C10B3"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Pass</w:t>
            </w:r>
          </w:p>
        </w:tc>
      </w:tr>
      <w:tr w:rsidR="004104FE" w14:paraId="30128CBD" w14:textId="77777777" w:rsidTr="009F236A">
        <w:tc>
          <w:tcPr>
            <w:cnfStyle w:val="001000000000" w:firstRow="0" w:lastRow="0" w:firstColumn="1" w:lastColumn="0" w:oddVBand="0" w:evenVBand="0" w:oddHBand="0" w:evenHBand="0" w:firstRowFirstColumn="0" w:firstRowLastColumn="0" w:lastRowFirstColumn="0" w:lastRowLastColumn="0"/>
            <w:tcW w:w="1558" w:type="dxa"/>
          </w:tcPr>
          <w:p w14:paraId="6A7329C0" w14:textId="77777777" w:rsidR="004104FE" w:rsidRPr="00885B72" w:rsidRDefault="004104FE" w:rsidP="009F236A">
            <w:pPr>
              <w:spacing w:before="0" w:after="160"/>
              <w:jc w:val="left"/>
              <w:rPr>
                <w:sz w:val="18"/>
                <w:szCs w:val="18"/>
              </w:rPr>
            </w:pPr>
            <w:r w:rsidRPr="00885B72">
              <w:rPr>
                <w:sz w:val="18"/>
                <w:szCs w:val="18"/>
              </w:rPr>
              <w:t>3</w:t>
            </w:r>
          </w:p>
        </w:tc>
        <w:tc>
          <w:tcPr>
            <w:tcW w:w="1558" w:type="dxa"/>
          </w:tcPr>
          <w:p w14:paraId="5F15893C"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 xml:space="preserve">Update </w:t>
            </w:r>
            <w:r>
              <w:rPr>
                <w:sz w:val="18"/>
                <w:szCs w:val="18"/>
              </w:rPr>
              <w:t>technician</w:t>
            </w:r>
            <w:r w:rsidRPr="00885B72">
              <w:rPr>
                <w:sz w:val="18"/>
                <w:szCs w:val="18"/>
              </w:rPr>
              <w:t xml:space="preserve"> details</w:t>
            </w:r>
          </w:p>
        </w:tc>
        <w:tc>
          <w:tcPr>
            <w:tcW w:w="1558" w:type="dxa"/>
          </w:tcPr>
          <w:p w14:paraId="583E9E82" w14:textId="77777777" w:rsidR="004104FE" w:rsidRPr="0090316F"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90316F">
              <w:rPr>
                <w:rFonts w:eastAsia="Times New Roman" w:cs="Times New Roman"/>
                <w:color w:val="000000"/>
                <w:sz w:val="18"/>
                <w:szCs w:val="18"/>
                <w:lang w:bidi="si-LK"/>
              </w:rPr>
              <w:t xml:space="preserve">JSON object containing updated </w:t>
            </w:r>
            <w:r>
              <w:rPr>
                <w:rFonts w:eastAsia="Times New Roman" w:cs="Times New Roman"/>
                <w:color w:val="000000"/>
                <w:sz w:val="18"/>
                <w:szCs w:val="18"/>
                <w:lang w:bidi="si-LK"/>
              </w:rPr>
              <w:t>technician</w:t>
            </w:r>
            <w:r w:rsidRPr="0090316F">
              <w:rPr>
                <w:rFonts w:eastAsia="Times New Roman" w:cs="Times New Roman"/>
                <w:color w:val="000000"/>
                <w:sz w:val="18"/>
                <w:szCs w:val="18"/>
                <w:lang w:bidi="si-LK"/>
              </w:rPr>
              <w:t xml:space="preserve"> data</w:t>
            </w:r>
            <w:r w:rsidRPr="0090316F">
              <w:rPr>
                <w:sz w:val="18"/>
                <w:szCs w:val="18"/>
              </w:rPr>
              <w:t xml:space="preserve"> </w:t>
            </w:r>
          </w:p>
        </w:tc>
        <w:tc>
          <w:tcPr>
            <w:tcW w:w="1558" w:type="dxa"/>
          </w:tcPr>
          <w:p w14:paraId="7553C7A7"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Display </w:t>
            </w:r>
            <w:proofErr w:type="spellStart"/>
            <w:r>
              <w:rPr>
                <w:sz w:val="18"/>
                <w:szCs w:val="18"/>
              </w:rPr>
              <w:t>updation</w:t>
            </w:r>
            <w:proofErr w:type="spellEnd"/>
            <w:r>
              <w:rPr>
                <w:sz w:val="18"/>
                <w:szCs w:val="18"/>
              </w:rPr>
              <w:t xml:space="preserve"> success message</w:t>
            </w:r>
          </w:p>
        </w:tc>
        <w:tc>
          <w:tcPr>
            <w:tcW w:w="1559" w:type="dxa"/>
          </w:tcPr>
          <w:p w14:paraId="2A1F371F"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Updation</w:t>
            </w:r>
            <w:proofErr w:type="spellEnd"/>
            <w:r>
              <w:rPr>
                <w:sz w:val="18"/>
                <w:szCs w:val="18"/>
              </w:rPr>
              <w:t xml:space="preserve"> success message has been displayed</w:t>
            </w:r>
          </w:p>
        </w:tc>
        <w:tc>
          <w:tcPr>
            <w:tcW w:w="1559" w:type="dxa"/>
          </w:tcPr>
          <w:p w14:paraId="0A927802"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Pass</w:t>
            </w:r>
          </w:p>
        </w:tc>
      </w:tr>
      <w:tr w:rsidR="004104FE" w14:paraId="1D5CACA4" w14:textId="77777777" w:rsidTr="009F236A">
        <w:tc>
          <w:tcPr>
            <w:cnfStyle w:val="001000000000" w:firstRow="0" w:lastRow="0" w:firstColumn="1" w:lastColumn="0" w:oddVBand="0" w:evenVBand="0" w:oddHBand="0" w:evenHBand="0" w:firstRowFirstColumn="0" w:firstRowLastColumn="0" w:lastRowFirstColumn="0" w:lastRowLastColumn="0"/>
            <w:tcW w:w="1558" w:type="dxa"/>
          </w:tcPr>
          <w:p w14:paraId="52AE0859" w14:textId="77777777" w:rsidR="004104FE" w:rsidRPr="00885B72" w:rsidRDefault="004104FE" w:rsidP="009F236A">
            <w:pPr>
              <w:spacing w:before="0" w:after="160"/>
              <w:jc w:val="left"/>
              <w:rPr>
                <w:sz w:val="18"/>
                <w:szCs w:val="18"/>
              </w:rPr>
            </w:pPr>
            <w:r>
              <w:rPr>
                <w:sz w:val="18"/>
                <w:szCs w:val="18"/>
              </w:rPr>
              <w:t>4</w:t>
            </w:r>
          </w:p>
        </w:tc>
        <w:tc>
          <w:tcPr>
            <w:tcW w:w="1558" w:type="dxa"/>
          </w:tcPr>
          <w:p w14:paraId="7983286D"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Delete technician details</w:t>
            </w:r>
          </w:p>
        </w:tc>
        <w:tc>
          <w:tcPr>
            <w:tcW w:w="1558" w:type="dxa"/>
          </w:tcPr>
          <w:p w14:paraId="37B2E598" w14:textId="77777777" w:rsidR="004104FE" w:rsidRPr="0090316F"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90316F">
              <w:rPr>
                <w:rFonts w:eastAsia="Times New Roman" w:cs="Times New Roman"/>
                <w:color w:val="000000"/>
                <w:sz w:val="18"/>
                <w:szCs w:val="18"/>
                <w:lang w:bidi="si-LK"/>
              </w:rPr>
              <w:t xml:space="preserve">JSON object containing </w:t>
            </w:r>
            <w:r>
              <w:rPr>
                <w:rFonts w:eastAsia="Times New Roman" w:cs="Times New Roman"/>
                <w:color w:val="000000"/>
                <w:sz w:val="18"/>
                <w:szCs w:val="18"/>
                <w:lang w:bidi="si-LK"/>
              </w:rPr>
              <w:t>technician</w:t>
            </w:r>
            <w:r w:rsidRPr="0090316F">
              <w:rPr>
                <w:rFonts w:eastAsia="Times New Roman" w:cs="Times New Roman"/>
                <w:color w:val="000000"/>
                <w:sz w:val="18"/>
                <w:szCs w:val="18"/>
                <w:lang w:bidi="si-LK"/>
              </w:rPr>
              <w:t xml:space="preserve"> </w:t>
            </w:r>
            <w:r>
              <w:rPr>
                <w:rFonts w:eastAsia="Times New Roman" w:cs="Times New Roman"/>
                <w:color w:val="000000"/>
                <w:sz w:val="18"/>
                <w:szCs w:val="18"/>
                <w:lang w:bidi="si-LK"/>
              </w:rPr>
              <w:t>ID</w:t>
            </w:r>
          </w:p>
        </w:tc>
        <w:tc>
          <w:tcPr>
            <w:tcW w:w="1558" w:type="dxa"/>
          </w:tcPr>
          <w:p w14:paraId="651EC5C5"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Display deletion success message</w:t>
            </w:r>
          </w:p>
        </w:tc>
        <w:tc>
          <w:tcPr>
            <w:tcW w:w="1559" w:type="dxa"/>
          </w:tcPr>
          <w:p w14:paraId="6895F054"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Deletion success message has been displayed</w:t>
            </w:r>
          </w:p>
        </w:tc>
        <w:tc>
          <w:tcPr>
            <w:tcW w:w="1559" w:type="dxa"/>
          </w:tcPr>
          <w:p w14:paraId="5B31B795"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Pass</w:t>
            </w:r>
          </w:p>
        </w:tc>
      </w:tr>
      <w:tr w:rsidR="004104FE" w14:paraId="6CAEB671" w14:textId="77777777" w:rsidTr="009F236A">
        <w:tc>
          <w:tcPr>
            <w:cnfStyle w:val="001000000000" w:firstRow="0" w:lastRow="0" w:firstColumn="1" w:lastColumn="0" w:oddVBand="0" w:evenVBand="0" w:oddHBand="0" w:evenHBand="0" w:firstRowFirstColumn="0" w:firstRowLastColumn="0" w:lastRowFirstColumn="0" w:lastRowLastColumn="0"/>
            <w:tcW w:w="1558" w:type="dxa"/>
          </w:tcPr>
          <w:p w14:paraId="0757DD6F" w14:textId="77777777" w:rsidR="004104FE" w:rsidRPr="00885B72" w:rsidRDefault="004104FE" w:rsidP="009F236A">
            <w:pPr>
              <w:spacing w:before="0" w:after="160"/>
              <w:jc w:val="left"/>
              <w:rPr>
                <w:sz w:val="18"/>
                <w:szCs w:val="18"/>
              </w:rPr>
            </w:pPr>
            <w:r>
              <w:rPr>
                <w:sz w:val="18"/>
                <w:szCs w:val="18"/>
              </w:rPr>
              <w:t>6</w:t>
            </w:r>
          </w:p>
        </w:tc>
        <w:tc>
          <w:tcPr>
            <w:tcW w:w="1558" w:type="dxa"/>
          </w:tcPr>
          <w:p w14:paraId="50D6943C"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 xml:space="preserve">Get all </w:t>
            </w:r>
            <w:r>
              <w:rPr>
                <w:sz w:val="18"/>
                <w:szCs w:val="18"/>
              </w:rPr>
              <w:t>attendance details</w:t>
            </w:r>
          </w:p>
        </w:tc>
        <w:tc>
          <w:tcPr>
            <w:tcW w:w="1558" w:type="dxa"/>
          </w:tcPr>
          <w:p w14:paraId="5301A261" w14:textId="77777777" w:rsidR="004104FE" w:rsidRPr="0090316F"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Times New Roman" w:cs="Times New Roman"/>
                <w:color w:val="000000"/>
                <w:sz w:val="18"/>
                <w:szCs w:val="18"/>
                <w:lang w:bidi="si-LK"/>
              </w:rPr>
              <w:t>-</w:t>
            </w:r>
          </w:p>
        </w:tc>
        <w:tc>
          <w:tcPr>
            <w:tcW w:w="1558" w:type="dxa"/>
          </w:tcPr>
          <w:p w14:paraId="00BF4240" w14:textId="08EE2D5C"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 table that contains all attendance details</w:t>
            </w:r>
          </w:p>
        </w:tc>
        <w:tc>
          <w:tcPr>
            <w:tcW w:w="1559" w:type="dxa"/>
          </w:tcPr>
          <w:p w14:paraId="445D5104"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 table that contains all attendance details</w:t>
            </w:r>
          </w:p>
        </w:tc>
        <w:tc>
          <w:tcPr>
            <w:tcW w:w="1559" w:type="dxa"/>
          </w:tcPr>
          <w:p w14:paraId="4AF9D009"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Pass</w:t>
            </w:r>
          </w:p>
        </w:tc>
      </w:tr>
      <w:tr w:rsidR="004104FE" w14:paraId="35F9EA0A" w14:textId="77777777" w:rsidTr="009F236A">
        <w:tc>
          <w:tcPr>
            <w:cnfStyle w:val="001000000000" w:firstRow="0" w:lastRow="0" w:firstColumn="1" w:lastColumn="0" w:oddVBand="0" w:evenVBand="0" w:oddHBand="0" w:evenHBand="0" w:firstRowFirstColumn="0" w:firstRowLastColumn="0" w:lastRowFirstColumn="0" w:lastRowLastColumn="0"/>
            <w:tcW w:w="1558" w:type="dxa"/>
          </w:tcPr>
          <w:p w14:paraId="059A10B4" w14:textId="77777777" w:rsidR="004104FE" w:rsidRDefault="004104FE" w:rsidP="009F236A">
            <w:pPr>
              <w:spacing w:before="0" w:after="160"/>
              <w:jc w:val="left"/>
              <w:rPr>
                <w:sz w:val="18"/>
                <w:szCs w:val="18"/>
              </w:rPr>
            </w:pPr>
            <w:r>
              <w:rPr>
                <w:sz w:val="18"/>
                <w:szCs w:val="18"/>
              </w:rPr>
              <w:t>7</w:t>
            </w:r>
          </w:p>
        </w:tc>
        <w:tc>
          <w:tcPr>
            <w:tcW w:w="1558" w:type="dxa"/>
          </w:tcPr>
          <w:p w14:paraId="027F826A"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Insert new attendance record </w:t>
            </w:r>
          </w:p>
        </w:tc>
        <w:tc>
          <w:tcPr>
            <w:tcW w:w="1558" w:type="dxa"/>
          </w:tcPr>
          <w:p w14:paraId="70BAD8BF"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bidi="si-LK"/>
              </w:rPr>
            </w:pPr>
            <w:r w:rsidRPr="00885B72">
              <w:rPr>
                <w:rFonts w:eastAsia="Times New Roman" w:cs="Times New Roman"/>
                <w:color w:val="000000"/>
                <w:sz w:val="18"/>
                <w:szCs w:val="18"/>
                <w:lang w:bidi="si-LK"/>
              </w:rPr>
              <w:t xml:space="preserve">JSON object containing </w:t>
            </w:r>
            <w:r>
              <w:rPr>
                <w:rFonts w:eastAsia="Times New Roman" w:cs="Times New Roman"/>
                <w:color w:val="000000"/>
                <w:sz w:val="18"/>
                <w:szCs w:val="18"/>
                <w:lang w:bidi="si-LK"/>
              </w:rPr>
              <w:t>attendance details</w:t>
            </w:r>
          </w:p>
        </w:tc>
        <w:tc>
          <w:tcPr>
            <w:tcW w:w="1558" w:type="dxa"/>
          </w:tcPr>
          <w:p w14:paraId="4B1A1917"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Display insertion success message</w:t>
            </w:r>
          </w:p>
        </w:tc>
        <w:tc>
          <w:tcPr>
            <w:tcW w:w="1559" w:type="dxa"/>
          </w:tcPr>
          <w:p w14:paraId="434161F2"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Insertion success message has been displayed</w:t>
            </w:r>
          </w:p>
        </w:tc>
        <w:tc>
          <w:tcPr>
            <w:tcW w:w="1559" w:type="dxa"/>
          </w:tcPr>
          <w:p w14:paraId="3E574B8B"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4104FE" w14:paraId="71FC8DD8" w14:textId="77777777" w:rsidTr="009F236A">
        <w:tc>
          <w:tcPr>
            <w:cnfStyle w:val="001000000000" w:firstRow="0" w:lastRow="0" w:firstColumn="1" w:lastColumn="0" w:oddVBand="0" w:evenVBand="0" w:oddHBand="0" w:evenHBand="0" w:firstRowFirstColumn="0" w:firstRowLastColumn="0" w:lastRowFirstColumn="0" w:lastRowLastColumn="0"/>
            <w:tcW w:w="1558" w:type="dxa"/>
          </w:tcPr>
          <w:p w14:paraId="4F94539B" w14:textId="77777777" w:rsidR="004104FE" w:rsidRDefault="004104FE" w:rsidP="009F236A">
            <w:pPr>
              <w:spacing w:before="0" w:after="160"/>
              <w:jc w:val="left"/>
              <w:rPr>
                <w:sz w:val="18"/>
                <w:szCs w:val="18"/>
              </w:rPr>
            </w:pPr>
            <w:r>
              <w:rPr>
                <w:sz w:val="18"/>
                <w:szCs w:val="18"/>
              </w:rPr>
              <w:t>8</w:t>
            </w:r>
          </w:p>
        </w:tc>
        <w:tc>
          <w:tcPr>
            <w:tcW w:w="1558" w:type="dxa"/>
          </w:tcPr>
          <w:p w14:paraId="08583036" w14:textId="77777777" w:rsidR="004104FE"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 attendance details</w:t>
            </w:r>
          </w:p>
        </w:tc>
        <w:tc>
          <w:tcPr>
            <w:tcW w:w="1558" w:type="dxa"/>
          </w:tcPr>
          <w:p w14:paraId="3A3E455C"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bidi="si-LK"/>
              </w:rPr>
            </w:pPr>
            <w:r w:rsidRPr="00885B72">
              <w:rPr>
                <w:rFonts w:eastAsia="Times New Roman" w:cs="Times New Roman"/>
                <w:color w:val="000000"/>
                <w:sz w:val="18"/>
                <w:szCs w:val="18"/>
                <w:lang w:bidi="si-LK"/>
              </w:rPr>
              <w:t xml:space="preserve">JSON object containing updated </w:t>
            </w:r>
            <w:r>
              <w:rPr>
                <w:rFonts w:eastAsia="Times New Roman" w:cs="Times New Roman"/>
                <w:color w:val="000000"/>
                <w:sz w:val="18"/>
                <w:szCs w:val="18"/>
                <w:lang w:bidi="si-LK"/>
              </w:rPr>
              <w:t>attendance details</w:t>
            </w:r>
          </w:p>
        </w:tc>
        <w:tc>
          <w:tcPr>
            <w:tcW w:w="1558" w:type="dxa"/>
          </w:tcPr>
          <w:p w14:paraId="01F7A7AD"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Display </w:t>
            </w:r>
            <w:proofErr w:type="spellStart"/>
            <w:r>
              <w:rPr>
                <w:sz w:val="18"/>
                <w:szCs w:val="18"/>
              </w:rPr>
              <w:t>updation</w:t>
            </w:r>
            <w:proofErr w:type="spellEnd"/>
            <w:r>
              <w:rPr>
                <w:sz w:val="18"/>
                <w:szCs w:val="18"/>
              </w:rPr>
              <w:t xml:space="preserve"> success message</w:t>
            </w:r>
          </w:p>
        </w:tc>
        <w:tc>
          <w:tcPr>
            <w:tcW w:w="1559" w:type="dxa"/>
          </w:tcPr>
          <w:p w14:paraId="14E855BE"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Updation</w:t>
            </w:r>
            <w:proofErr w:type="spellEnd"/>
            <w:r>
              <w:rPr>
                <w:sz w:val="18"/>
                <w:szCs w:val="18"/>
              </w:rPr>
              <w:t xml:space="preserve"> success message has been displayed</w:t>
            </w:r>
          </w:p>
        </w:tc>
        <w:tc>
          <w:tcPr>
            <w:tcW w:w="1559" w:type="dxa"/>
          </w:tcPr>
          <w:p w14:paraId="302E0EDA" w14:textId="77777777" w:rsidR="004104FE"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4104FE" w14:paraId="0BA23E85" w14:textId="77777777" w:rsidTr="009F236A">
        <w:tc>
          <w:tcPr>
            <w:cnfStyle w:val="001000000000" w:firstRow="0" w:lastRow="0" w:firstColumn="1" w:lastColumn="0" w:oddVBand="0" w:evenVBand="0" w:oddHBand="0" w:evenHBand="0" w:firstRowFirstColumn="0" w:firstRowLastColumn="0" w:lastRowFirstColumn="0" w:lastRowLastColumn="0"/>
            <w:tcW w:w="1558" w:type="dxa"/>
          </w:tcPr>
          <w:p w14:paraId="00DA90B5" w14:textId="77777777" w:rsidR="004104FE" w:rsidRDefault="004104FE" w:rsidP="009F236A">
            <w:pPr>
              <w:spacing w:before="0" w:after="160"/>
              <w:jc w:val="left"/>
              <w:rPr>
                <w:sz w:val="18"/>
                <w:szCs w:val="18"/>
              </w:rPr>
            </w:pPr>
            <w:r>
              <w:rPr>
                <w:sz w:val="18"/>
                <w:szCs w:val="18"/>
              </w:rPr>
              <w:t>9</w:t>
            </w:r>
          </w:p>
        </w:tc>
        <w:tc>
          <w:tcPr>
            <w:tcW w:w="1558" w:type="dxa"/>
          </w:tcPr>
          <w:p w14:paraId="5BEE1F55" w14:textId="77777777" w:rsidR="004104FE"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Delete attendance details</w:t>
            </w:r>
          </w:p>
        </w:tc>
        <w:tc>
          <w:tcPr>
            <w:tcW w:w="1558" w:type="dxa"/>
          </w:tcPr>
          <w:p w14:paraId="5934E6D5" w14:textId="0A847239"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bidi="si-LK"/>
              </w:rPr>
            </w:pPr>
            <w:r w:rsidRPr="00885B72">
              <w:rPr>
                <w:rFonts w:eastAsia="Times New Roman" w:cs="Times New Roman"/>
                <w:color w:val="000000"/>
                <w:sz w:val="18"/>
                <w:szCs w:val="18"/>
                <w:lang w:bidi="si-LK"/>
              </w:rPr>
              <w:t xml:space="preserve">JSON object containing </w:t>
            </w:r>
            <w:r>
              <w:rPr>
                <w:rFonts w:eastAsia="Times New Roman" w:cs="Times New Roman"/>
                <w:color w:val="000000"/>
                <w:sz w:val="18"/>
                <w:szCs w:val="18"/>
                <w:lang w:bidi="si-LK"/>
              </w:rPr>
              <w:t>attendance</w:t>
            </w:r>
            <w:r w:rsidR="00711562">
              <w:rPr>
                <w:rFonts w:eastAsia="Times New Roman" w:cs="Times New Roman"/>
                <w:color w:val="000000"/>
                <w:sz w:val="18"/>
                <w:szCs w:val="18"/>
                <w:lang w:bidi="si-LK"/>
              </w:rPr>
              <w:t xml:space="preserve"> </w:t>
            </w:r>
            <w:r>
              <w:rPr>
                <w:rFonts w:eastAsia="Times New Roman" w:cs="Times New Roman"/>
                <w:color w:val="000000"/>
                <w:sz w:val="18"/>
                <w:szCs w:val="18"/>
                <w:lang w:bidi="si-LK"/>
              </w:rPr>
              <w:t>ID</w:t>
            </w:r>
          </w:p>
        </w:tc>
        <w:tc>
          <w:tcPr>
            <w:tcW w:w="1558" w:type="dxa"/>
          </w:tcPr>
          <w:p w14:paraId="5D884E59"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Display deletion success message</w:t>
            </w:r>
          </w:p>
        </w:tc>
        <w:tc>
          <w:tcPr>
            <w:tcW w:w="1559" w:type="dxa"/>
          </w:tcPr>
          <w:p w14:paraId="5132856C" w14:textId="77777777" w:rsidR="004104FE" w:rsidRPr="00885B72"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Deletion success message has been displayed</w:t>
            </w:r>
          </w:p>
        </w:tc>
        <w:tc>
          <w:tcPr>
            <w:tcW w:w="1559" w:type="dxa"/>
          </w:tcPr>
          <w:p w14:paraId="1A3558F4" w14:textId="77777777" w:rsidR="004104FE" w:rsidRDefault="004104FE" w:rsidP="009F236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bl>
    <w:p w14:paraId="76FFAAF5" w14:textId="77777777" w:rsidR="00AA0C29" w:rsidRPr="00AA0C29" w:rsidRDefault="00AA0C29" w:rsidP="00AA0C29"/>
    <w:p w14:paraId="31F5A661" w14:textId="77777777" w:rsidR="004F7E84" w:rsidRDefault="004F7E84" w:rsidP="00582AFE">
      <w:pPr>
        <w:rPr>
          <w:b/>
          <w:bCs/>
        </w:rPr>
      </w:pPr>
    </w:p>
    <w:p w14:paraId="258FBFB8" w14:textId="77777777" w:rsidR="0045626F" w:rsidRDefault="0045626F" w:rsidP="00582AFE">
      <w:pPr>
        <w:rPr>
          <w:b/>
          <w:bCs/>
        </w:rPr>
      </w:pPr>
    </w:p>
    <w:p w14:paraId="15B8D587" w14:textId="77777777" w:rsidR="0045626F" w:rsidRDefault="0045626F" w:rsidP="00582AFE">
      <w:pPr>
        <w:rPr>
          <w:b/>
          <w:bCs/>
        </w:rPr>
      </w:pPr>
    </w:p>
    <w:p w14:paraId="2E3DBDFC" w14:textId="5F8ABC60" w:rsidR="00582AFE" w:rsidRDefault="00B86DA1" w:rsidP="00582AFE">
      <w:pPr>
        <w:rPr>
          <w:b/>
          <w:sz w:val="28"/>
          <w:szCs w:val="28"/>
        </w:rPr>
      </w:pPr>
      <w:r>
        <w:rPr>
          <w:b/>
          <w:bCs/>
          <w:sz w:val="28"/>
          <w:szCs w:val="28"/>
        </w:rPr>
        <w:lastRenderedPageBreak/>
        <w:t xml:space="preserve">7.4. </w:t>
      </w:r>
      <w:r w:rsidR="4B60CA46" w:rsidRPr="00F47F96">
        <w:rPr>
          <w:b/>
          <w:bCs/>
          <w:sz w:val="28"/>
          <w:szCs w:val="28"/>
        </w:rPr>
        <w:t>I</w:t>
      </w:r>
      <w:r w:rsidR="47997A2A" w:rsidRPr="47997A2A">
        <w:rPr>
          <w:b/>
          <w:bCs/>
          <w:sz w:val="28"/>
          <w:szCs w:val="28"/>
        </w:rPr>
        <w:t>T20178840   Weerasinghe T.R</w:t>
      </w:r>
    </w:p>
    <w:p w14:paraId="64482739" w14:textId="14623FB5" w:rsidR="00582AFE" w:rsidRDefault="00B86DA1" w:rsidP="00582AFE">
      <w:pPr>
        <w:rPr>
          <w:rFonts w:eastAsia="Calibri" w:cs="Iskoola Pota"/>
          <w:b/>
          <w:szCs w:val="24"/>
        </w:rPr>
      </w:pPr>
      <w:r>
        <w:rPr>
          <w:rFonts w:eastAsia="Calibri" w:cs="Iskoola Pota"/>
          <w:b/>
          <w:bCs/>
        </w:rPr>
        <w:t xml:space="preserve">7.4.1. </w:t>
      </w:r>
      <w:r w:rsidR="2C3A7C9B" w:rsidRPr="1F17674B">
        <w:rPr>
          <w:rFonts w:eastAsia="Calibri" w:cs="Iskoola Pota"/>
          <w:b/>
          <w:bCs/>
        </w:rPr>
        <w:t>Paymen</w:t>
      </w:r>
      <w:r w:rsidR="1F17674B" w:rsidRPr="1F17674B">
        <w:rPr>
          <w:rFonts w:eastAsia="Calibri" w:cs="Iskoola Pota"/>
          <w:b/>
          <w:bCs/>
          <w:szCs w:val="24"/>
        </w:rPr>
        <w:t>t Management Service</w:t>
      </w:r>
    </w:p>
    <w:p w14:paraId="3CA057F5" w14:textId="77777777" w:rsidR="00582AFE" w:rsidRDefault="00582AFE" w:rsidP="00582AFE">
      <w:pPr>
        <w:rPr>
          <w:b/>
          <w:bCs/>
        </w:rPr>
      </w:pPr>
    </w:p>
    <w:p w14:paraId="3B5A4762" w14:textId="676BFC27" w:rsidR="00582AFE" w:rsidRDefault="1F17674B" w:rsidP="00582AFE">
      <w:pPr>
        <w:rPr>
          <w:b/>
          <w:bCs/>
        </w:rPr>
      </w:pPr>
      <w:r>
        <w:rPr>
          <w:noProof/>
        </w:rPr>
        <w:drawing>
          <wp:inline distT="0" distB="0" distL="0" distR="0" wp14:anchorId="6DEC6FCC" wp14:editId="34A2BB24">
            <wp:extent cx="6125305" cy="1990725"/>
            <wp:effectExtent l="0" t="0" r="0" b="0"/>
            <wp:docPr id="1313418210" name="Picture 131341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418210"/>
                    <pic:cNvPicPr/>
                  </pic:nvPicPr>
                  <pic:blipFill>
                    <a:blip r:embed="rId37">
                      <a:extLst>
                        <a:ext uri="{28A0092B-C50C-407E-A947-70E740481C1C}">
                          <a14:useLocalDpi xmlns:a14="http://schemas.microsoft.com/office/drawing/2010/main" val="0"/>
                        </a:ext>
                      </a:extLst>
                    </a:blip>
                    <a:stretch>
                      <a:fillRect/>
                    </a:stretch>
                  </pic:blipFill>
                  <pic:spPr>
                    <a:xfrm>
                      <a:off x="0" y="0"/>
                      <a:ext cx="6125305" cy="1990725"/>
                    </a:xfrm>
                    <a:prstGeom prst="rect">
                      <a:avLst/>
                    </a:prstGeom>
                  </pic:spPr>
                </pic:pic>
              </a:graphicData>
            </a:graphic>
          </wp:inline>
        </w:drawing>
      </w:r>
    </w:p>
    <w:p w14:paraId="43521063" w14:textId="2323F210" w:rsidR="00582AFE" w:rsidRDefault="5B8630A9" w:rsidP="00582AFE">
      <w:r>
        <w:rPr>
          <w:noProof/>
        </w:rPr>
        <w:drawing>
          <wp:inline distT="0" distB="0" distL="0" distR="0" wp14:anchorId="1C15BB8B" wp14:editId="1923DA8C">
            <wp:extent cx="6335096" cy="1828800"/>
            <wp:effectExtent l="0" t="0" r="0" b="0"/>
            <wp:docPr id="1711647653" name="Picture 1711647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1647653"/>
                    <pic:cNvPicPr/>
                  </pic:nvPicPr>
                  <pic:blipFill>
                    <a:blip r:embed="rId38">
                      <a:extLst>
                        <a:ext uri="{28A0092B-C50C-407E-A947-70E740481C1C}">
                          <a14:useLocalDpi xmlns:a14="http://schemas.microsoft.com/office/drawing/2010/main" val="0"/>
                        </a:ext>
                      </a:extLst>
                    </a:blip>
                    <a:stretch>
                      <a:fillRect/>
                    </a:stretch>
                  </pic:blipFill>
                  <pic:spPr>
                    <a:xfrm>
                      <a:off x="0" y="0"/>
                      <a:ext cx="6335096" cy="1828800"/>
                    </a:xfrm>
                    <a:prstGeom prst="rect">
                      <a:avLst/>
                    </a:prstGeom>
                  </pic:spPr>
                </pic:pic>
              </a:graphicData>
            </a:graphic>
          </wp:inline>
        </w:drawing>
      </w:r>
    </w:p>
    <w:p w14:paraId="06CEDE84" w14:textId="5F9FF720" w:rsidR="00582AFE" w:rsidRDefault="00C8003A" w:rsidP="4B8B9439">
      <w:pPr>
        <w:rPr>
          <w:rFonts w:eastAsia="Times New Roman" w:cs="Times New Roman"/>
          <w:b/>
          <w:bCs/>
          <w:sz w:val="26"/>
          <w:szCs w:val="26"/>
        </w:rPr>
      </w:pPr>
      <w:r>
        <w:rPr>
          <w:rFonts w:eastAsia="Times New Roman" w:cs="Times New Roman"/>
          <w:sz w:val="26"/>
          <w:szCs w:val="26"/>
        </w:rPr>
        <w:t>P</w:t>
      </w:r>
      <w:r w:rsidR="6A0D150D" w:rsidRPr="7DD8C74A">
        <w:rPr>
          <w:rFonts w:eastAsia="Times New Roman" w:cs="Times New Roman"/>
          <w:sz w:val="26"/>
          <w:szCs w:val="26"/>
        </w:rPr>
        <w:t xml:space="preserve">ayment service is responsible for handling all the payments of the users and </w:t>
      </w:r>
      <w:r w:rsidR="3423043C" w:rsidRPr="3295AC2B">
        <w:rPr>
          <w:rFonts w:eastAsia="Times New Roman" w:cs="Times New Roman"/>
          <w:sz w:val="26"/>
          <w:szCs w:val="26"/>
        </w:rPr>
        <w:t>power suppliers</w:t>
      </w:r>
      <w:r w:rsidR="6A0D150D" w:rsidRPr="7DD8C74A">
        <w:rPr>
          <w:rFonts w:eastAsia="Times New Roman" w:cs="Times New Roman"/>
          <w:sz w:val="26"/>
          <w:szCs w:val="26"/>
        </w:rPr>
        <w:t xml:space="preserve"> who are </w:t>
      </w:r>
      <w:r w:rsidR="36219AC8" w:rsidRPr="7DD8C74A">
        <w:rPr>
          <w:rFonts w:eastAsia="Times New Roman" w:cs="Times New Roman"/>
          <w:sz w:val="26"/>
          <w:szCs w:val="26"/>
        </w:rPr>
        <w:t>interacting</w:t>
      </w:r>
      <w:r w:rsidR="6A0D150D" w:rsidRPr="7DD8C74A">
        <w:rPr>
          <w:rFonts w:eastAsia="Times New Roman" w:cs="Times New Roman"/>
          <w:sz w:val="26"/>
          <w:szCs w:val="26"/>
        </w:rPr>
        <w:t xml:space="preserve"> </w:t>
      </w:r>
      <w:r w:rsidR="36219AC8" w:rsidRPr="7DD8C74A">
        <w:rPr>
          <w:rFonts w:eastAsia="Times New Roman" w:cs="Times New Roman"/>
          <w:sz w:val="26"/>
          <w:szCs w:val="26"/>
        </w:rPr>
        <w:t xml:space="preserve">with </w:t>
      </w:r>
      <w:proofErr w:type="spellStart"/>
      <w:r w:rsidR="36219AC8" w:rsidRPr="55801B80">
        <w:rPr>
          <w:rFonts w:eastAsia="Times New Roman" w:cs="Times New Roman"/>
          <w:sz w:val="26"/>
          <w:szCs w:val="26"/>
        </w:rPr>
        <w:t>ElectroGrid</w:t>
      </w:r>
      <w:proofErr w:type="spellEnd"/>
      <w:r w:rsidR="36219AC8" w:rsidRPr="7DD8C74A">
        <w:rPr>
          <w:rFonts w:eastAsia="Times New Roman" w:cs="Times New Roman"/>
          <w:sz w:val="26"/>
          <w:szCs w:val="26"/>
        </w:rPr>
        <w:t xml:space="preserve"> system.</w:t>
      </w:r>
      <w:r w:rsidR="6A0D150D" w:rsidRPr="7DD8C74A">
        <w:rPr>
          <w:rFonts w:eastAsia="Times New Roman" w:cs="Times New Roman"/>
          <w:sz w:val="26"/>
          <w:szCs w:val="26"/>
        </w:rPr>
        <w:t xml:space="preserve"> </w:t>
      </w:r>
      <w:r w:rsidR="36219AC8" w:rsidRPr="7DD8C74A">
        <w:rPr>
          <w:rFonts w:eastAsia="Times New Roman" w:cs="Times New Roman"/>
          <w:sz w:val="26"/>
          <w:szCs w:val="26"/>
        </w:rPr>
        <w:t>Payment service handle</w:t>
      </w:r>
      <w:r w:rsidR="0049501C">
        <w:rPr>
          <w:rFonts w:eastAsia="Times New Roman" w:cs="Times New Roman"/>
          <w:sz w:val="26"/>
          <w:szCs w:val="26"/>
        </w:rPr>
        <w:t>s</w:t>
      </w:r>
      <w:r w:rsidR="36219AC8" w:rsidRPr="7DD8C74A">
        <w:rPr>
          <w:rFonts w:eastAsia="Times New Roman" w:cs="Times New Roman"/>
          <w:sz w:val="26"/>
          <w:szCs w:val="26"/>
        </w:rPr>
        <w:t xml:space="preserve"> the payment</w:t>
      </w:r>
      <w:r w:rsidR="6A0D150D" w:rsidRPr="7DD8C74A">
        <w:rPr>
          <w:rFonts w:eastAsia="Times New Roman" w:cs="Times New Roman"/>
          <w:sz w:val="26"/>
          <w:szCs w:val="26"/>
        </w:rPr>
        <w:t xml:space="preserve"> according to the number of units consumed by the users and the number of units supplied by the power suppliers</w:t>
      </w:r>
      <w:r w:rsidR="547C7F77" w:rsidRPr="4B8B9439">
        <w:rPr>
          <w:rFonts w:eastAsia="Times New Roman" w:cs="Times New Roman"/>
          <w:sz w:val="26"/>
          <w:szCs w:val="26"/>
        </w:rPr>
        <w:t>.</w:t>
      </w:r>
      <w:r w:rsidR="1561F7BC" w:rsidRPr="365763E8">
        <w:rPr>
          <w:rFonts w:eastAsia="Times New Roman" w:cs="Times New Roman"/>
          <w:sz w:val="26"/>
          <w:szCs w:val="26"/>
        </w:rPr>
        <w:t xml:space="preserve"> </w:t>
      </w:r>
      <w:r w:rsidR="1561F7BC" w:rsidRPr="709EE429">
        <w:rPr>
          <w:rFonts w:eastAsia="Times New Roman" w:cs="Times New Roman"/>
          <w:sz w:val="26"/>
          <w:szCs w:val="26"/>
        </w:rPr>
        <w:t xml:space="preserve">Admin can </w:t>
      </w:r>
      <w:proofErr w:type="spellStart"/>
      <w:proofErr w:type="gramStart"/>
      <w:r w:rsidR="1561F7BC" w:rsidRPr="709EE429">
        <w:rPr>
          <w:rFonts w:eastAsia="Times New Roman" w:cs="Times New Roman"/>
          <w:sz w:val="26"/>
          <w:szCs w:val="26"/>
        </w:rPr>
        <w:t>insert,update</w:t>
      </w:r>
      <w:proofErr w:type="spellEnd"/>
      <w:proofErr w:type="gramEnd"/>
      <w:r w:rsidR="00036A99">
        <w:rPr>
          <w:rFonts w:eastAsia="Times New Roman" w:cs="Times New Roman"/>
          <w:sz w:val="26"/>
          <w:szCs w:val="26"/>
        </w:rPr>
        <w:t>,</w:t>
      </w:r>
      <w:r w:rsidR="1561F7BC" w:rsidRPr="709EE429">
        <w:rPr>
          <w:rFonts w:eastAsia="Times New Roman" w:cs="Times New Roman"/>
          <w:sz w:val="26"/>
          <w:szCs w:val="26"/>
        </w:rPr>
        <w:t xml:space="preserve"> and delete records. </w:t>
      </w:r>
    </w:p>
    <w:p w14:paraId="1019249D" w14:textId="51DD94A9" w:rsidR="00582AFE" w:rsidRDefault="547C7F77" w:rsidP="6A0D150D">
      <w:pPr>
        <w:rPr>
          <w:rFonts w:eastAsia="Calibri" w:cs="Iskoola Pota"/>
          <w:sz w:val="26"/>
          <w:szCs w:val="26"/>
        </w:rPr>
      </w:pPr>
      <w:r w:rsidRPr="55801B80">
        <w:rPr>
          <w:rFonts w:eastAsia="Times New Roman" w:cs="Times New Roman"/>
          <w:sz w:val="26"/>
          <w:szCs w:val="26"/>
        </w:rPr>
        <w:t>Payment Info</w:t>
      </w:r>
      <w:r w:rsidRPr="786FE551">
        <w:rPr>
          <w:rFonts w:eastAsia="Times New Roman" w:cs="Times New Roman"/>
          <w:sz w:val="26"/>
          <w:szCs w:val="26"/>
        </w:rPr>
        <w:t xml:space="preserve"> service is responsible for managing</w:t>
      </w:r>
      <w:r w:rsidR="6A0D150D" w:rsidRPr="786FE551">
        <w:rPr>
          <w:rFonts w:eastAsia="Times New Roman" w:cs="Times New Roman"/>
          <w:sz w:val="26"/>
          <w:szCs w:val="26"/>
        </w:rPr>
        <w:t xml:space="preserve"> </w:t>
      </w:r>
      <w:r w:rsidR="2D07AC2C" w:rsidRPr="1FCCE0A3">
        <w:rPr>
          <w:sz w:val="26"/>
          <w:szCs w:val="26"/>
        </w:rPr>
        <w:t xml:space="preserve">payment </w:t>
      </w:r>
      <w:r w:rsidR="116CA153" w:rsidRPr="1FCCE0A3">
        <w:rPr>
          <w:sz w:val="26"/>
          <w:szCs w:val="26"/>
        </w:rPr>
        <w:t>info</w:t>
      </w:r>
      <w:r w:rsidR="40A74C60" w:rsidRPr="1FCCE0A3">
        <w:rPr>
          <w:sz w:val="26"/>
          <w:szCs w:val="26"/>
        </w:rPr>
        <w:t>rmation for</w:t>
      </w:r>
      <w:r w:rsidR="2D07AC2C" w:rsidRPr="1FCCE0A3">
        <w:rPr>
          <w:sz w:val="26"/>
          <w:szCs w:val="26"/>
        </w:rPr>
        <w:t xml:space="preserve"> each </w:t>
      </w:r>
      <w:r w:rsidR="116CA153" w:rsidRPr="1FCCE0A3">
        <w:rPr>
          <w:sz w:val="26"/>
          <w:szCs w:val="26"/>
        </w:rPr>
        <w:t>user</w:t>
      </w:r>
      <w:r w:rsidR="116CA153" w:rsidRPr="74F31ACF">
        <w:rPr>
          <w:sz w:val="26"/>
          <w:szCs w:val="26"/>
        </w:rPr>
        <w:t xml:space="preserve">. </w:t>
      </w:r>
      <w:r w:rsidR="004577DA">
        <w:rPr>
          <w:sz w:val="26"/>
          <w:szCs w:val="26"/>
        </w:rPr>
        <w:t>P</w:t>
      </w:r>
      <w:r w:rsidR="116CA153" w:rsidRPr="55801B80">
        <w:rPr>
          <w:sz w:val="26"/>
          <w:szCs w:val="26"/>
        </w:rPr>
        <w:t>ayment Info</w:t>
      </w:r>
      <w:r w:rsidR="116CA153" w:rsidRPr="74F31ACF">
        <w:rPr>
          <w:sz w:val="26"/>
          <w:szCs w:val="26"/>
        </w:rPr>
        <w:t xml:space="preserve"> </w:t>
      </w:r>
      <w:r w:rsidR="116CA153" w:rsidRPr="5CE481B8">
        <w:rPr>
          <w:sz w:val="26"/>
          <w:szCs w:val="26"/>
        </w:rPr>
        <w:t>service list</w:t>
      </w:r>
      <w:r w:rsidR="004577DA">
        <w:rPr>
          <w:sz w:val="26"/>
          <w:szCs w:val="26"/>
        </w:rPr>
        <w:t>s</w:t>
      </w:r>
      <w:r w:rsidR="116CA153" w:rsidRPr="5CE481B8">
        <w:rPr>
          <w:sz w:val="26"/>
          <w:szCs w:val="26"/>
        </w:rPr>
        <w:t xml:space="preserve"> down </w:t>
      </w:r>
      <w:r w:rsidR="116CA153" w:rsidRPr="05FD018D">
        <w:rPr>
          <w:sz w:val="26"/>
          <w:szCs w:val="26"/>
        </w:rPr>
        <w:t xml:space="preserve">information by including the </w:t>
      </w:r>
      <w:proofErr w:type="spellStart"/>
      <w:r w:rsidR="116CA153" w:rsidRPr="7917F2BF">
        <w:rPr>
          <w:sz w:val="26"/>
          <w:szCs w:val="26"/>
        </w:rPr>
        <w:t>UserID</w:t>
      </w:r>
      <w:proofErr w:type="spellEnd"/>
      <w:r w:rsidR="116CA153" w:rsidRPr="7917F2BF">
        <w:rPr>
          <w:sz w:val="26"/>
          <w:szCs w:val="26"/>
        </w:rPr>
        <w:t>,</w:t>
      </w:r>
      <w:r w:rsidR="116CA153" w:rsidRPr="1795CD5B">
        <w:rPr>
          <w:sz w:val="26"/>
          <w:szCs w:val="26"/>
        </w:rPr>
        <w:t xml:space="preserve"> </w:t>
      </w:r>
      <w:proofErr w:type="spellStart"/>
      <w:r w:rsidR="116CA153" w:rsidRPr="424B7F51">
        <w:rPr>
          <w:sz w:val="26"/>
          <w:szCs w:val="26"/>
        </w:rPr>
        <w:t>CreditID</w:t>
      </w:r>
      <w:proofErr w:type="spellEnd"/>
      <w:r w:rsidR="116CA153" w:rsidRPr="424B7F51">
        <w:rPr>
          <w:sz w:val="26"/>
          <w:szCs w:val="26"/>
        </w:rPr>
        <w:t>,</w:t>
      </w:r>
      <w:r w:rsidR="116CA153" w:rsidRPr="1795CD5B">
        <w:rPr>
          <w:sz w:val="26"/>
          <w:szCs w:val="26"/>
        </w:rPr>
        <w:t xml:space="preserve"> </w:t>
      </w:r>
      <w:r w:rsidR="116CA153" w:rsidRPr="424B7F51">
        <w:rPr>
          <w:sz w:val="26"/>
          <w:szCs w:val="26"/>
        </w:rPr>
        <w:t xml:space="preserve">Security Number and </w:t>
      </w:r>
      <w:r w:rsidR="116CA153" w:rsidRPr="07791DCC">
        <w:rPr>
          <w:sz w:val="26"/>
          <w:szCs w:val="26"/>
        </w:rPr>
        <w:t>Expire Date.</w:t>
      </w:r>
      <w:r w:rsidR="116CA153" w:rsidRPr="55801B80">
        <w:rPr>
          <w:sz w:val="26"/>
          <w:szCs w:val="26"/>
        </w:rPr>
        <w:t xml:space="preserve"> </w:t>
      </w:r>
      <w:r w:rsidR="116CA153" w:rsidRPr="0E081372">
        <w:rPr>
          <w:sz w:val="26"/>
          <w:szCs w:val="26"/>
        </w:rPr>
        <w:t xml:space="preserve">Admin can perform any </w:t>
      </w:r>
      <w:r w:rsidR="116CA153" w:rsidRPr="67BB016A">
        <w:rPr>
          <w:sz w:val="26"/>
          <w:szCs w:val="26"/>
        </w:rPr>
        <w:t>modi</w:t>
      </w:r>
      <w:r w:rsidR="0E081372" w:rsidRPr="67BB016A">
        <w:rPr>
          <w:sz w:val="26"/>
          <w:szCs w:val="26"/>
        </w:rPr>
        <w:t>fication</w:t>
      </w:r>
      <w:r w:rsidR="67BB016A" w:rsidRPr="67BB016A">
        <w:rPr>
          <w:sz w:val="26"/>
          <w:szCs w:val="26"/>
        </w:rPr>
        <w:t>s</w:t>
      </w:r>
      <w:r w:rsidR="0209929A" w:rsidRPr="709EE429">
        <w:rPr>
          <w:sz w:val="26"/>
          <w:szCs w:val="26"/>
        </w:rPr>
        <w:t xml:space="preserve"> for </w:t>
      </w:r>
      <w:proofErr w:type="gramStart"/>
      <w:r w:rsidR="0209929A" w:rsidRPr="709EE429">
        <w:rPr>
          <w:sz w:val="26"/>
          <w:szCs w:val="26"/>
        </w:rPr>
        <w:t xml:space="preserve">these </w:t>
      </w:r>
      <w:r w:rsidR="0209929A" w:rsidRPr="1F16BC38">
        <w:rPr>
          <w:sz w:val="26"/>
          <w:szCs w:val="26"/>
        </w:rPr>
        <w:t>payment information</w:t>
      </w:r>
      <w:proofErr w:type="gramEnd"/>
      <w:r w:rsidR="0209929A" w:rsidRPr="1F16BC38">
        <w:rPr>
          <w:sz w:val="26"/>
          <w:szCs w:val="26"/>
        </w:rPr>
        <w:t>.</w:t>
      </w:r>
    </w:p>
    <w:p w14:paraId="4BE9EE15" w14:textId="2323F210" w:rsidR="00582AFE" w:rsidRDefault="00582AFE" w:rsidP="00582AFE">
      <w:pPr>
        <w:rPr>
          <w:sz w:val="26"/>
          <w:szCs w:val="26"/>
        </w:rPr>
      </w:pPr>
      <w:r>
        <w:br/>
      </w:r>
    </w:p>
    <w:p w14:paraId="366B7B53" w14:textId="428FC3CD" w:rsidR="5C16BB35" w:rsidRDefault="5C16BB35">
      <w:pPr>
        <w:rPr>
          <w:b/>
        </w:rPr>
      </w:pPr>
    </w:p>
    <w:p w14:paraId="21E01D19" w14:textId="07603349" w:rsidR="4EC57973" w:rsidRDefault="00B86DA1" w:rsidP="00B86DA1">
      <w:pPr>
        <w:pStyle w:val="Heading4"/>
        <w:rPr>
          <w:rFonts w:eastAsia="Calibri" w:cs="Iskoola Pota"/>
          <w:szCs w:val="24"/>
        </w:rPr>
      </w:pPr>
      <w:r>
        <w:lastRenderedPageBreak/>
        <w:t xml:space="preserve">7.4.2. </w:t>
      </w:r>
      <w:r w:rsidR="5C16BB35">
        <w:t>Activity Diagram</w:t>
      </w:r>
      <w:r w:rsidR="00B354C7">
        <w:t>s</w:t>
      </w:r>
    </w:p>
    <w:p w14:paraId="2199036A" w14:textId="64AFD726" w:rsidR="6FE2374D" w:rsidRPr="00265C5A" w:rsidRDefault="0045626F" w:rsidP="00B86DA1">
      <w:pPr>
        <w:rPr>
          <w:b/>
          <w:sz w:val="28"/>
          <w:szCs w:val="28"/>
        </w:rPr>
      </w:pPr>
      <w:bookmarkStart w:id="20" w:name="_Toc70154524"/>
      <w:r>
        <w:rPr>
          <w:b/>
          <w:noProof/>
          <w:sz w:val="28"/>
          <w:szCs w:val="28"/>
        </w:rPr>
        <w:drawing>
          <wp:inline distT="0" distB="0" distL="0" distR="0" wp14:anchorId="48DDB2DB" wp14:editId="0F83FCBC">
            <wp:extent cx="6350463" cy="7820025"/>
            <wp:effectExtent l="0" t="0" r="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39" cstate="hqprint">
                      <a:extLst>
                        <a:ext uri="{28A0092B-C50C-407E-A947-70E740481C1C}">
                          <a14:useLocalDpi xmlns:a14="http://schemas.microsoft.com/office/drawing/2010/main"/>
                        </a:ext>
                      </a:extLst>
                    </a:blip>
                    <a:stretch>
                      <a:fillRect/>
                    </a:stretch>
                  </pic:blipFill>
                  <pic:spPr>
                    <a:xfrm>
                      <a:off x="0" y="0"/>
                      <a:ext cx="6351711" cy="7821562"/>
                    </a:xfrm>
                    <a:prstGeom prst="rect">
                      <a:avLst/>
                    </a:prstGeom>
                  </pic:spPr>
                </pic:pic>
              </a:graphicData>
            </a:graphic>
          </wp:inline>
        </w:drawing>
      </w:r>
    </w:p>
    <w:p w14:paraId="2933BB40" w14:textId="579D6175" w:rsidR="55B4D063" w:rsidRPr="00265C5A" w:rsidRDefault="00C075CD" w:rsidP="00D50C1A">
      <w:pPr>
        <w:pStyle w:val="ListParagraph"/>
        <w:numPr>
          <w:ilvl w:val="2"/>
          <w:numId w:val="12"/>
        </w:numPr>
        <w:spacing w:before="0" w:after="0"/>
        <w:jc w:val="left"/>
        <w:rPr>
          <w:rFonts w:eastAsia="Calibri" w:cs="Iskoola Pota"/>
          <w:b/>
          <w:szCs w:val="24"/>
        </w:rPr>
      </w:pPr>
      <w:r w:rsidRPr="00265C5A">
        <w:rPr>
          <w:b/>
          <w:bCs/>
        </w:rPr>
        <w:lastRenderedPageBreak/>
        <w:t>Class Diagra</w:t>
      </w:r>
      <w:r w:rsidR="00265C5A">
        <w:rPr>
          <w:b/>
          <w:bCs/>
        </w:rPr>
        <w:t>m</w:t>
      </w:r>
    </w:p>
    <w:p w14:paraId="3B9AA21B" w14:textId="6507C1B2" w:rsidR="55B4D063" w:rsidRDefault="55B4D063" w:rsidP="55B4D063">
      <w:pPr>
        <w:spacing w:before="0" w:after="0"/>
        <w:jc w:val="left"/>
        <w:rPr>
          <w:rFonts w:eastAsia="Calibri" w:cs="Iskoola Pota"/>
          <w:b/>
          <w:bCs/>
          <w:szCs w:val="24"/>
        </w:rPr>
      </w:pPr>
    </w:p>
    <w:p w14:paraId="15862AD3" w14:textId="190AA300" w:rsidR="00C1622F" w:rsidRDefault="002A57D0" w:rsidP="0BCD0713">
      <w:pPr>
        <w:pStyle w:val="ListParagraph"/>
        <w:ind w:left="450"/>
        <w:rPr>
          <w:rFonts w:eastAsia="Calibri" w:cs="Iskoola Pota"/>
          <w:b/>
          <w:szCs w:val="24"/>
        </w:rPr>
      </w:pPr>
      <w:r>
        <w:rPr>
          <w:noProof/>
        </w:rPr>
        <w:drawing>
          <wp:inline distT="0" distB="0" distL="0" distR="0" wp14:anchorId="5EA5F262" wp14:editId="3E98BDF4">
            <wp:extent cx="6091821" cy="3281362"/>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36559" cy="3305460"/>
                    </a:xfrm>
                    <a:prstGeom prst="rect">
                      <a:avLst/>
                    </a:prstGeom>
                    <a:noFill/>
                    <a:ln>
                      <a:noFill/>
                    </a:ln>
                  </pic:spPr>
                </pic:pic>
              </a:graphicData>
            </a:graphic>
          </wp:inline>
        </w:drawing>
      </w:r>
    </w:p>
    <w:p w14:paraId="58853E17" w14:textId="51B95236" w:rsidR="00C1622F" w:rsidRDefault="00C1622F" w:rsidP="00F13AC9">
      <w:pPr>
        <w:pStyle w:val="ListParagraph"/>
        <w:ind w:left="450"/>
        <w:rPr>
          <w:b/>
          <w:sz w:val="28"/>
          <w:szCs w:val="28"/>
        </w:rPr>
      </w:pPr>
    </w:p>
    <w:p w14:paraId="19BF2D9D" w14:textId="77777777" w:rsidR="009035FA" w:rsidRDefault="009035FA" w:rsidP="002A57D0"/>
    <w:p w14:paraId="42A3A208" w14:textId="77777777" w:rsidR="004D568D" w:rsidRDefault="004D568D" w:rsidP="002A57D0"/>
    <w:p w14:paraId="19C1953A" w14:textId="77777777" w:rsidR="00C1622F" w:rsidRDefault="00AA0C29" w:rsidP="00D50C1A">
      <w:pPr>
        <w:pStyle w:val="Heading3"/>
        <w:numPr>
          <w:ilvl w:val="2"/>
          <w:numId w:val="12"/>
        </w:numPr>
      </w:pPr>
      <w:r>
        <w:t>Service Development and Testing</w:t>
      </w:r>
    </w:p>
    <w:p w14:paraId="3B727654" w14:textId="77777777" w:rsidR="00C1622F" w:rsidRDefault="00AA0C29" w:rsidP="00D50C1A">
      <w:pPr>
        <w:pStyle w:val="ListParagraph"/>
        <w:numPr>
          <w:ilvl w:val="3"/>
          <w:numId w:val="12"/>
        </w:numPr>
        <w:rPr>
          <w:b/>
          <w:bCs/>
        </w:rPr>
      </w:pPr>
      <w:r w:rsidRPr="01F10E83">
        <w:rPr>
          <w:b/>
          <w:bCs/>
        </w:rPr>
        <w:t xml:space="preserve">Tools Used </w:t>
      </w:r>
    </w:p>
    <w:p w14:paraId="1A1067F6" w14:textId="77777777" w:rsidR="00C1622F" w:rsidRDefault="00C1622F" w:rsidP="01F10E83">
      <w:pPr>
        <w:pStyle w:val="ListParagraph"/>
        <w:ind w:left="1080"/>
        <w:rPr>
          <w:b/>
          <w:bCs/>
        </w:rPr>
      </w:pPr>
    </w:p>
    <w:p w14:paraId="5A2C2BDD" w14:textId="77777777" w:rsidR="00C1622F" w:rsidRDefault="00AA0C29" w:rsidP="00D50C1A">
      <w:pPr>
        <w:pStyle w:val="ListParagraph"/>
        <w:numPr>
          <w:ilvl w:val="0"/>
          <w:numId w:val="6"/>
        </w:numPr>
        <w:ind w:left="450"/>
      </w:pPr>
      <w:r w:rsidRPr="01F10E83">
        <w:rPr>
          <w:b/>
          <w:bCs/>
        </w:rPr>
        <w:t xml:space="preserve">Eclipse + JRE 17/JDK 17 + Apache Tomcat 9 </w:t>
      </w:r>
      <w:r>
        <w:t>with</w:t>
      </w:r>
      <w:r w:rsidRPr="01F10E83">
        <w:rPr>
          <w:b/>
          <w:bCs/>
        </w:rPr>
        <w:t xml:space="preserve"> Jersey</w:t>
      </w:r>
      <w:r>
        <w:t xml:space="preserve"> </w:t>
      </w:r>
      <w:r w:rsidRPr="01F10E83">
        <w:rPr>
          <w:b/>
          <w:bCs/>
        </w:rPr>
        <w:t>Library</w:t>
      </w:r>
      <w:r>
        <w:t xml:space="preserve"> were used to develop the code base of the user service. Reason for using the specific versions mentioned above was that they are the latest versions supported by JAX-RS and Jersey version 2.35.</w:t>
      </w:r>
    </w:p>
    <w:p w14:paraId="127CBF74" w14:textId="77777777" w:rsidR="00C1622F" w:rsidRDefault="00AA0C29" w:rsidP="00D50C1A">
      <w:pPr>
        <w:pStyle w:val="ListParagraph"/>
        <w:numPr>
          <w:ilvl w:val="0"/>
          <w:numId w:val="6"/>
        </w:numPr>
        <w:ind w:left="450"/>
      </w:pPr>
      <w:r w:rsidRPr="01F10E83">
        <w:rPr>
          <w:b/>
          <w:bCs/>
        </w:rPr>
        <w:t xml:space="preserve">Maven 3.8.5 </w:t>
      </w:r>
      <w:r>
        <w:t>was used for dependency management to easily add required dependencies and plugins without any issues and setting any manual configurations.</w:t>
      </w:r>
    </w:p>
    <w:p w14:paraId="23B27472" w14:textId="77777777" w:rsidR="00C1622F" w:rsidRDefault="00AA0C29" w:rsidP="00D50C1A">
      <w:pPr>
        <w:pStyle w:val="ListParagraph"/>
        <w:numPr>
          <w:ilvl w:val="0"/>
          <w:numId w:val="6"/>
        </w:numPr>
        <w:ind w:left="450"/>
      </w:pPr>
      <w:r w:rsidRPr="01F10E83">
        <w:rPr>
          <w:b/>
          <w:bCs/>
        </w:rPr>
        <w:t>GitHub</w:t>
      </w:r>
      <w:r>
        <w:t xml:space="preserve"> was used to enable team collaborations and have a comprehensive clean history that is recoverable in case of a crash or any other development related issues.</w:t>
      </w:r>
    </w:p>
    <w:p w14:paraId="5E737ABD" w14:textId="18FC52F5" w:rsidR="00516F81" w:rsidRDefault="00AA0C29" w:rsidP="00D50C1A">
      <w:pPr>
        <w:pStyle w:val="ListParagraph"/>
        <w:numPr>
          <w:ilvl w:val="0"/>
          <w:numId w:val="6"/>
        </w:numPr>
        <w:ind w:left="450"/>
      </w:pPr>
      <w:r w:rsidRPr="01F10E83">
        <w:rPr>
          <w:b/>
          <w:bCs/>
        </w:rPr>
        <w:t>JSON</w:t>
      </w:r>
      <w:r>
        <w:t xml:space="preserve"> was used to transfer data in every endpoint so that services/ clients can easily communicate with the web service rather than dealing with various media types in responses.</w:t>
      </w:r>
    </w:p>
    <w:p w14:paraId="5CA57F97" w14:textId="55254E02" w:rsidR="00CE1BDF" w:rsidRDefault="00CE1BDF" w:rsidP="00D50C1A">
      <w:pPr>
        <w:pStyle w:val="ListParagraph"/>
        <w:numPr>
          <w:ilvl w:val="0"/>
          <w:numId w:val="6"/>
        </w:numPr>
        <w:spacing w:line="256" w:lineRule="auto"/>
        <w:ind w:left="450"/>
      </w:pPr>
      <w:r>
        <w:rPr>
          <w:b/>
          <w:bCs/>
        </w:rPr>
        <w:t xml:space="preserve">JUnit </w:t>
      </w:r>
      <w:r>
        <w:t>was used</w:t>
      </w:r>
      <w:r>
        <w:rPr>
          <w:b/>
          <w:bCs/>
        </w:rPr>
        <w:t xml:space="preserve"> </w:t>
      </w:r>
      <w:r>
        <w:t xml:space="preserve">as the testing tool to check the functionalities of the </w:t>
      </w:r>
      <w:proofErr w:type="spellStart"/>
      <w:r>
        <w:t>ElectroGrid</w:t>
      </w:r>
      <w:proofErr w:type="spellEnd"/>
      <w:r>
        <w:t xml:space="preserve"> system. </w:t>
      </w:r>
    </w:p>
    <w:p w14:paraId="0592EF37" w14:textId="65192226" w:rsidR="00265C5A" w:rsidRPr="002A57D0" w:rsidRDefault="00AA0C29" w:rsidP="00D50C1A">
      <w:pPr>
        <w:pStyle w:val="ListParagraph"/>
        <w:numPr>
          <w:ilvl w:val="0"/>
          <w:numId w:val="6"/>
        </w:numPr>
        <w:ind w:left="450"/>
      </w:pPr>
      <w:r w:rsidRPr="01F10E83">
        <w:rPr>
          <w:b/>
          <w:bCs/>
        </w:rPr>
        <w:t>Postman</w:t>
      </w:r>
      <w:r>
        <w:t xml:space="preserve"> was used as a test client rather than using a regular browser, where all types of HTTP requests can be sent with proper data types included in the request header and payload.</w:t>
      </w:r>
    </w:p>
    <w:p w14:paraId="33E900A9" w14:textId="77777777" w:rsidR="00265C5A" w:rsidRDefault="00265C5A" w:rsidP="009035FA">
      <w:pPr>
        <w:pStyle w:val="ListParagraph"/>
        <w:ind w:left="450"/>
        <w:rPr>
          <w:color w:val="FF0000"/>
        </w:rPr>
      </w:pPr>
    </w:p>
    <w:p w14:paraId="6A8A5D58" w14:textId="77777777" w:rsidR="00265C5A" w:rsidRPr="009035FA" w:rsidRDefault="00265C5A" w:rsidP="009035FA">
      <w:pPr>
        <w:pStyle w:val="ListParagraph"/>
        <w:ind w:left="450"/>
        <w:rPr>
          <w:color w:val="FF0000"/>
        </w:rPr>
      </w:pPr>
    </w:p>
    <w:p w14:paraId="1FF0E6C1" w14:textId="234C177C" w:rsidR="00C1622F" w:rsidRPr="00265C5A" w:rsidRDefault="00E6110F" w:rsidP="00D50C1A">
      <w:pPr>
        <w:pStyle w:val="ListParagraph"/>
        <w:numPr>
          <w:ilvl w:val="3"/>
          <w:numId w:val="12"/>
        </w:numPr>
        <w:rPr>
          <w:b/>
          <w:bCs/>
          <w:u w:val="single"/>
        </w:rPr>
      </w:pPr>
      <w:r w:rsidRPr="00265C5A">
        <w:rPr>
          <w:b/>
          <w:bCs/>
          <w:u w:val="single"/>
        </w:rPr>
        <w:t>Testing methodology and results</w:t>
      </w:r>
    </w:p>
    <w:p w14:paraId="4CD721AE" w14:textId="40418069" w:rsidR="00C1622F" w:rsidRDefault="00E6110F" w:rsidP="0BCD0713">
      <w:pPr>
        <w:ind w:left="360"/>
        <w:rPr>
          <w:b/>
          <w:bCs/>
        </w:rPr>
      </w:pPr>
      <w:r w:rsidRPr="0BCD0713">
        <w:rPr>
          <w:b/>
          <w:bCs/>
        </w:rPr>
        <w:t>Functional Testing –</w:t>
      </w:r>
    </w:p>
    <w:p w14:paraId="0C471396" w14:textId="07C2B941" w:rsidR="00C1622F" w:rsidRDefault="00E6110F" w:rsidP="00D50C1A">
      <w:pPr>
        <w:pStyle w:val="ListParagraph"/>
        <w:numPr>
          <w:ilvl w:val="0"/>
          <w:numId w:val="9"/>
        </w:numPr>
        <w:spacing w:before="0" w:after="160"/>
        <w:jc w:val="left"/>
      </w:pPr>
      <w:r w:rsidRPr="0BCD0713">
        <w:rPr>
          <w:rFonts w:cs="Arial"/>
          <w:color w:val="202124"/>
        </w:rPr>
        <w:t>Inserted values are validated and all the validations function properly</w:t>
      </w:r>
    </w:p>
    <w:p w14:paraId="73E4B0B5" w14:textId="77777777" w:rsidR="00C74E53" w:rsidRPr="000655BF" w:rsidRDefault="00C74E53" w:rsidP="00D50C1A">
      <w:pPr>
        <w:pStyle w:val="ListParagraph"/>
        <w:numPr>
          <w:ilvl w:val="0"/>
          <w:numId w:val="9"/>
        </w:numPr>
        <w:spacing w:before="0" w:after="160"/>
        <w:jc w:val="left"/>
        <w:rPr>
          <w:szCs w:val="24"/>
        </w:rPr>
      </w:pPr>
      <w:r w:rsidRPr="000655BF">
        <w:rPr>
          <w:szCs w:val="24"/>
        </w:rPr>
        <w:t xml:space="preserve">Test cases are executed </w:t>
      </w:r>
      <w:r>
        <w:rPr>
          <w:szCs w:val="24"/>
        </w:rPr>
        <w:t>using JUnit testing tool</w:t>
      </w:r>
      <w:r w:rsidRPr="000655BF">
        <w:rPr>
          <w:szCs w:val="24"/>
        </w:rPr>
        <w:t xml:space="preserve"> providing expected output</w:t>
      </w:r>
      <w:r>
        <w:rPr>
          <w:szCs w:val="24"/>
        </w:rPr>
        <w:t>.</w:t>
      </w:r>
    </w:p>
    <w:p w14:paraId="275C101C" w14:textId="77777777" w:rsidR="00C74E53" w:rsidRPr="000655BF" w:rsidRDefault="00C74E53" w:rsidP="00D50C1A">
      <w:pPr>
        <w:pStyle w:val="ListParagraph"/>
        <w:numPr>
          <w:ilvl w:val="0"/>
          <w:numId w:val="9"/>
        </w:numPr>
        <w:spacing w:before="0" w:after="160"/>
        <w:jc w:val="left"/>
        <w:rPr>
          <w:szCs w:val="24"/>
        </w:rPr>
      </w:pPr>
      <w:r>
        <w:rPr>
          <w:szCs w:val="24"/>
        </w:rPr>
        <w:t>APIs are tested using Postman by passing necessary payloads.</w:t>
      </w:r>
    </w:p>
    <w:p w14:paraId="1E3AE06F" w14:textId="07C2B941" w:rsidR="00C1622F" w:rsidRDefault="00E6110F" w:rsidP="0BCD0713">
      <w:pPr>
        <w:rPr>
          <w:b/>
          <w:bCs/>
        </w:rPr>
      </w:pPr>
      <w:r w:rsidRPr="0BCD0713">
        <w:rPr>
          <w:b/>
          <w:bCs/>
        </w:rPr>
        <w:t xml:space="preserve">       Database testing –</w:t>
      </w:r>
    </w:p>
    <w:p w14:paraId="63238EBE" w14:textId="07C2B941" w:rsidR="00C1622F" w:rsidRDefault="00E6110F" w:rsidP="00D50C1A">
      <w:pPr>
        <w:pStyle w:val="ListParagraph"/>
        <w:numPr>
          <w:ilvl w:val="0"/>
          <w:numId w:val="10"/>
        </w:numPr>
        <w:spacing w:before="0" w:after="160"/>
        <w:jc w:val="left"/>
      </w:pPr>
      <w:r>
        <w:t>CRUD operations are performed without any errors.</w:t>
      </w:r>
    </w:p>
    <w:p w14:paraId="088A00FB" w14:textId="07C2B941" w:rsidR="00C1622F" w:rsidRDefault="00C1622F" w:rsidP="0BCD0713">
      <w:pPr>
        <w:pStyle w:val="ListParagraph"/>
        <w:ind w:left="1065"/>
      </w:pPr>
    </w:p>
    <w:tbl>
      <w:tblPr>
        <w:tblStyle w:val="GridTable1Light"/>
        <w:tblW w:w="0" w:type="auto"/>
        <w:tblLook w:val="04A0" w:firstRow="1" w:lastRow="0" w:firstColumn="1" w:lastColumn="0" w:noHBand="0" w:noVBand="1"/>
      </w:tblPr>
      <w:tblGrid>
        <w:gridCol w:w="1558"/>
        <w:gridCol w:w="1558"/>
        <w:gridCol w:w="1558"/>
        <w:gridCol w:w="1558"/>
        <w:gridCol w:w="1559"/>
        <w:gridCol w:w="1559"/>
      </w:tblGrid>
      <w:tr w:rsidR="0BCD0713" w14:paraId="013FBA24" w14:textId="77777777" w:rsidTr="0BCD0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610DF55" w14:textId="77777777" w:rsidR="0C0049D6" w:rsidRDefault="0C0049D6" w:rsidP="0BCD0713">
            <w:pPr>
              <w:spacing w:before="0" w:after="160"/>
              <w:jc w:val="center"/>
              <w:rPr>
                <w:sz w:val="18"/>
                <w:szCs w:val="18"/>
              </w:rPr>
            </w:pPr>
            <w:r w:rsidRPr="0BCD0713">
              <w:rPr>
                <w:sz w:val="18"/>
                <w:szCs w:val="18"/>
              </w:rPr>
              <w:t>Test ID</w:t>
            </w:r>
          </w:p>
        </w:tc>
        <w:tc>
          <w:tcPr>
            <w:tcW w:w="1558" w:type="dxa"/>
          </w:tcPr>
          <w:p w14:paraId="5447AFD1" w14:textId="77777777" w:rsidR="0C0049D6" w:rsidRDefault="0C0049D6" w:rsidP="0BCD0713">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BCD0713">
              <w:rPr>
                <w:sz w:val="18"/>
                <w:szCs w:val="18"/>
              </w:rPr>
              <w:t>Test Case</w:t>
            </w:r>
          </w:p>
        </w:tc>
        <w:tc>
          <w:tcPr>
            <w:tcW w:w="1558" w:type="dxa"/>
          </w:tcPr>
          <w:p w14:paraId="6AFB65E6" w14:textId="77777777" w:rsidR="0C0049D6" w:rsidRDefault="0C0049D6" w:rsidP="0BCD0713">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BCD0713">
              <w:rPr>
                <w:sz w:val="18"/>
                <w:szCs w:val="18"/>
              </w:rPr>
              <w:t>Inputs</w:t>
            </w:r>
          </w:p>
        </w:tc>
        <w:tc>
          <w:tcPr>
            <w:tcW w:w="1558" w:type="dxa"/>
          </w:tcPr>
          <w:p w14:paraId="128C1B6F" w14:textId="77777777" w:rsidR="0C0049D6" w:rsidRDefault="0C0049D6" w:rsidP="0BCD0713">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BCD0713">
              <w:rPr>
                <w:sz w:val="18"/>
                <w:szCs w:val="18"/>
              </w:rPr>
              <w:t>Expected Output</w:t>
            </w:r>
          </w:p>
        </w:tc>
        <w:tc>
          <w:tcPr>
            <w:tcW w:w="1559" w:type="dxa"/>
          </w:tcPr>
          <w:p w14:paraId="1EE8FF0A" w14:textId="77777777" w:rsidR="0C0049D6" w:rsidRDefault="0C0049D6" w:rsidP="0BCD0713">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BCD0713">
              <w:rPr>
                <w:sz w:val="18"/>
                <w:szCs w:val="18"/>
              </w:rPr>
              <w:t>Actual Output</w:t>
            </w:r>
          </w:p>
        </w:tc>
        <w:tc>
          <w:tcPr>
            <w:tcW w:w="1559" w:type="dxa"/>
          </w:tcPr>
          <w:p w14:paraId="63709AFD" w14:textId="77777777" w:rsidR="0C0049D6" w:rsidRDefault="0C0049D6" w:rsidP="0BCD0713">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BCD0713">
              <w:rPr>
                <w:sz w:val="18"/>
                <w:szCs w:val="18"/>
              </w:rPr>
              <w:t>Status</w:t>
            </w:r>
          </w:p>
        </w:tc>
      </w:tr>
      <w:tr w:rsidR="0BCD0713" w14:paraId="5B0AB18D" w14:textId="77777777" w:rsidTr="0BCD0713">
        <w:tc>
          <w:tcPr>
            <w:cnfStyle w:val="001000000000" w:firstRow="0" w:lastRow="0" w:firstColumn="1" w:lastColumn="0" w:oddVBand="0" w:evenVBand="0" w:oddHBand="0" w:evenHBand="0" w:firstRowFirstColumn="0" w:firstRowLastColumn="0" w:lastRowFirstColumn="0" w:lastRowLastColumn="0"/>
            <w:tcW w:w="1558" w:type="dxa"/>
          </w:tcPr>
          <w:p w14:paraId="5DF42843" w14:textId="77777777" w:rsidR="0C0049D6" w:rsidRDefault="0C0049D6" w:rsidP="0BCD0713">
            <w:pPr>
              <w:spacing w:before="0" w:after="160"/>
              <w:jc w:val="left"/>
              <w:rPr>
                <w:sz w:val="18"/>
                <w:szCs w:val="18"/>
              </w:rPr>
            </w:pPr>
            <w:r w:rsidRPr="0BCD0713">
              <w:rPr>
                <w:sz w:val="18"/>
                <w:szCs w:val="18"/>
              </w:rPr>
              <w:t>1</w:t>
            </w:r>
          </w:p>
        </w:tc>
        <w:tc>
          <w:tcPr>
            <w:tcW w:w="1558" w:type="dxa"/>
          </w:tcPr>
          <w:p w14:paraId="6C94F1C2" w14:textId="7F43C0E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 xml:space="preserve">Get all </w:t>
            </w:r>
            <w:r w:rsidR="25472BE7" w:rsidRPr="3F329597">
              <w:rPr>
                <w:sz w:val="18"/>
                <w:szCs w:val="18"/>
              </w:rPr>
              <w:t>payment</w:t>
            </w:r>
            <w:r w:rsidRPr="0BCD0713">
              <w:rPr>
                <w:sz w:val="18"/>
                <w:szCs w:val="18"/>
              </w:rPr>
              <w:t xml:space="preserve"> details</w:t>
            </w:r>
          </w:p>
        </w:tc>
        <w:tc>
          <w:tcPr>
            <w:tcW w:w="1558" w:type="dxa"/>
          </w:tcPr>
          <w:p w14:paraId="767F8A43" w14:textId="7777777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w:t>
            </w:r>
          </w:p>
        </w:tc>
        <w:tc>
          <w:tcPr>
            <w:tcW w:w="1558" w:type="dxa"/>
          </w:tcPr>
          <w:p w14:paraId="27D24F12" w14:textId="38954881"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rFonts w:eastAsia="Calibri" w:cs="Iskoola Pota"/>
                <w:szCs w:val="24"/>
              </w:rPr>
            </w:pPr>
            <w:r w:rsidRPr="0BCD0713">
              <w:rPr>
                <w:sz w:val="18"/>
                <w:szCs w:val="18"/>
              </w:rPr>
              <w:t xml:space="preserve">A table that contains details of all the </w:t>
            </w:r>
            <w:r w:rsidR="25472BE7" w:rsidRPr="5980DF93">
              <w:rPr>
                <w:sz w:val="18"/>
                <w:szCs w:val="18"/>
              </w:rPr>
              <w:t>payment</w:t>
            </w:r>
          </w:p>
        </w:tc>
        <w:tc>
          <w:tcPr>
            <w:tcW w:w="1559" w:type="dxa"/>
          </w:tcPr>
          <w:p w14:paraId="592861FF" w14:textId="06C5130C"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rFonts w:eastAsia="Calibri" w:cs="Iskoola Pota"/>
                <w:szCs w:val="24"/>
              </w:rPr>
            </w:pPr>
            <w:r w:rsidRPr="0BCD0713">
              <w:rPr>
                <w:sz w:val="18"/>
                <w:szCs w:val="18"/>
              </w:rPr>
              <w:t xml:space="preserve">A table that contains details of all the </w:t>
            </w:r>
            <w:r w:rsidR="25472BE7" w:rsidRPr="5980DF93">
              <w:rPr>
                <w:sz w:val="18"/>
                <w:szCs w:val="18"/>
              </w:rPr>
              <w:t>payment</w:t>
            </w:r>
          </w:p>
        </w:tc>
        <w:tc>
          <w:tcPr>
            <w:tcW w:w="1559" w:type="dxa"/>
          </w:tcPr>
          <w:p w14:paraId="4D85E3B3" w14:textId="7777777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Pass</w:t>
            </w:r>
          </w:p>
        </w:tc>
      </w:tr>
      <w:tr w:rsidR="0BCD0713" w14:paraId="75A86D71" w14:textId="77777777" w:rsidTr="0BCD0713">
        <w:tc>
          <w:tcPr>
            <w:cnfStyle w:val="001000000000" w:firstRow="0" w:lastRow="0" w:firstColumn="1" w:lastColumn="0" w:oddVBand="0" w:evenVBand="0" w:oddHBand="0" w:evenHBand="0" w:firstRowFirstColumn="0" w:firstRowLastColumn="0" w:lastRowFirstColumn="0" w:lastRowLastColumn="0"/>
            <w:tcW w:w="1558" w:type="dxa"/>
          </w:tcPr>
          <w:p w14:paraId="23EFAF46" w14:textId="77777777" w:rsidR="0C0049D6" w:rsidRDefault="0C0049D6" w:rsidP="0BCD0713">
            <w:pPr>
              <w:spacing w:before="0" w:after="160"/>
              <w:jc w:val="left"/>
              <w:rPr>
                <w:sz w:val="18"/>
                <w:szCs w:val="18"/>
              </w:rPr>
            </w:pPr>
            <w:r w:rsidRPr="0BCD0713">
              <w:rPr>
                <w:sz w:val="18"/>
                <w:szCs w:val="18"/>
              </w:rPr>
              <w:t>2</w:t>
            </w:r>
          </w:p>
        </w:tc>
        <w:tc>
          <w:tcPr>
            <w:tcW w:w="1558" w:type="dxa"/>
          </w:tcPr>
          <w:p w14:paraId="2404211E" w14:textId="26156C94"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 xml:space="preserve">Insert </w:t>
            </w:r>
            <w:r w:rsidR="25472BE7" w:rsidRPr="0121A2E4">
              <w:rPr>
                <w:sz w:val="18"/>
                <w:szCs w:val="18"/>
              </w:rPr>
              <w:t>payment</w:t>
            </w:r>
            <w:r w:rsidRPr="0BCD0713">
              <w:rPr>
                <w:sz w:val="18"/>
                <w:szCs w:val="18"/>
              </w:rPr>
              <w:t xml:space="preserve"> details</w:t>
            </w:r>
          </w:p>
        </w:tc>
        <w:tc>
          <w:tcPr>
            <w:tcW w:w="1558" w:type="dxa"/>
          </w:tcPr>
          <w:p w14:paraId="57322DF8" w14:textId="4CEA9E9A"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BCD0713">
              <w:rPr>
                <w:rFonts w:eastAsia="Times New Roman" w:cs="Times New Roman"/>
                <w:color w:val="000000" w:themeColor="text1"/>
                <w:sz w:val="18"/>
                <w:szCs w:val="18"/>
                <w:lang w:bidi="si-LK"/>
              </w:rPr>
              <w:t xml:space="preserve">JSON object containing new </w:t>
            </w:r>
            <w:r w:rsidR="25472BE7" w:rsidRPr="0121A2E4">
              <w:rPr>
                <w:sz w:val="18"/>
                <w:szCs w:val="18"/>
              </w:rPr>
              <w:t>payment</w:t>
            </w:r>
            <w:r w:rsidRPr="0121A2E4">
              <w:rPr>
                <w:sz w:val="18"/>
                <w:szCs w:val="18"/>
              </w:rPr>
              <w:t xml:space="preserve"> </w:t>
            </w:r>
            <w:r w:rsidRPr="0BCD0713">
              <w:rPr>
                <w:rFonts w:eastAsia="Times New Roman" w:cs="Times New Roman"/>
                <w:color w:val="000000" w:themeColor="text1"/>
                <w:sz w:val="18"/>
                <w:szCs w:val="18"/>
                <w:lang w:bidi="si-LK"/>
              </w:rPr>
              <w:t>data</w:t>
            </w:r>
          </w:p>
        </w:tc>
        <w:tc>
          <w:tcPr>
            <w:tcW w:w="1558" w:type="dxa"/>
          </w:tcPr>
          <w:p w14:paraId="42FD16CB" w14:textId="7777777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Display insertion success message</w:t>
            </w:r>
          </w:p>
        </w:tc>
        <w:tc>
          <w:tcPr>
            <w:tcW w:w="1559" w:type="dxa"/>
          </w:tcPr>
          <w:p w14:paraId="39D4160A" w14:textId="7777777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Insertion success message has been displayed</w:t>
            </w:r>
          </w:p>
        </w:tc>
        <w:tc>
          <w:tcPr>
            <w:tcW w:w="1559" w:type="dxa"/>
          </w:tcPr>
          <w:p w14:paraId="6F0392E0" w14:textId="7777777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Pass</w:t>
            </w:r>
          </w:p>
        </w:tc>
      </w:tr>
      <w:tr w:rsidR="0BCD0713" w14:paraId="009D7038" w14:textId="77777777" w:rsidTr="0BCD0713">
        <w:tc>
          <w:tcPr>
            <w:cnfStyle w:val="001000000000" w:firstRow="0" w:lastRow="0" w:firstColumn="1" w:lastColumn="0" w:oddVBand="0" w:evenVBand="0" w:oddHBand="0" w:evenHBand="0" w:firstRowFirstColumn="0" w:firstRowLastColumn="0" w:lastRowFirstColumn="0" w:lastRowLastColumn="0"/>
            <w:tcW w:w="1558" w:type="dxa"/>
          </w:tcPr>
          <w:p w14:paraId="3607B33B" w14:textId="77777777" w:rsidR="0C0049D6" w:rsidRDefault="0C0049D6" w:rsidP="0BCD0713">
            <w:pPr>
              <w:spacing w:before="0" w:after="160"/>
              <w:jc w:val="left"/>
              <w:rPr>
                <w:sz w:val="18"/>
                <w:szCs w:val="18"/>
              </w:rPr>
            </w:pPr>
            <w:r w:rsidRPr="0BCD0713">
              <w:rPr>
                <w:sz w:val="18"/>
                <w:szCs w:val="18"/>
              </w:rPr>
              <w:t>3</w:t>
            </w:r>
          </w:p>
        </w:tc>
        <w:tc>
          <w:tcPr>
            <w:tcW w:w="1558" w:type="dxa"/>
          </w:tcPr>
          <w:p w14:paraId="1116F05F" w14:textId="5B8441E9"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 xml:space="preserve">Update </w:t>
            </w:r>
            <w:r w:rsidR="25472BE7" w:rsidRPr="0121A2E4">
              <w:rPr>
                <w:sz w:val="18"/>
                <w:szCs w:val="18"/>
              </w:rPr>
              <w:t>payment</w:t>
            </w:r>
            <w:r w:rsidRPr="0BCD0713">
              <w:rPr>
                <w:sz w:val="18"/>
                <w:szCs w:val="18"/>
              </w:rPr>
              <w:t xml:space="preserve"> details</w:t>
            </w:r>
          </w:p>
        </w:tc>
        <w:tc>
          <w:tcPr>
            <w:tcW w:w="1558" w:type="dxa"/>
          </w:tcPr>
          <w:p w14:paraId="10E5A49E" w14:textId="7A65C88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rFonts w:eastAsia="Times New Roman" w:cs="Times New Roman"/>
                <w:color w:val="000000" w:themeColor="text1"/>
                <w:sz w:val="18"/>
                <w:szCs w:val="18"/>
                <w:lang w:bidi="si-LK"/>
              </w:rPr>
              <w:t xml:space="preserve">JSON object containing updated </w:t>
            </w:r>
            <w:r w:rsidR="25472BE7" w:rsidRPr="3F329597">
              <w:rPr>
                <w:sz w:val="18"/>
                <w:szCs w:val="18"/>
              </w:rPr>
              <w:t>payment</w:t>
            </w:r>
            <w:r w:rsidRPr="0BCD0713">
              <w:rPr>
                <w:rFonts w:eastAsia="Times New Roman" w:cs="Times New Roman"/>
                <w:color w:val="000000" w:themeColor="text1"/>
                <w:sz w:val="18"/>
                <w:szCs w:val="18"/>
                <w:lang w:bidi="si-LK"/>
              </w:rPr>
              <w:t xml:space="preserve"> data</w:t>
            </w:r>
            <w:r w:rsidRPr="0BCD0713">
              <w:rPr>
                <w:sz w:val="18"/>
                <w:szCs w:val="18"/>
              </w:rPr>
              <w:t xml:space="preserve"> </w:t>
            </w:r>
          </w:p>
        </w:tc>
        <w:tc>
          <w:tcPr>
            <w:tcW w:w="1558" w:type="dxa"/>
          </w:tcPr>
          <w:p w14:paraId="49B0565F" w14:textId="7777777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 xml:space="preserve">Display </w:t>
            </w:r>
            <w:proofErr w:type="spellStart"/>
            <w:r w:rsidRPr="0BCD0713">
              <w:rPr>
                <w:sz w:val="18"/>
                <w:szCs w:val="18"/>
              </w:rPr>
              <w:t>updation</w:t>
            </w:r>
            <w:proofErr w:type="spellEnd"/>
            <w:r w:rsidRPr="0BCD0713">
              <w:rPr>
                <w:sz w:val="18"/>
                <w:szCs w:val="18"/>
              </w:rPr>
              <w:t xml:space="preserve"> success message</w:t>
            </w:r>
          </w:p>
        </w:tc>
        <w:tc>
          <w:tcPr>
            <w:tcW w:w="1559" w:type="dxa"/>
          </w:tcPr>
          <w:p w14:paraId="0B32DB92" w14:textId="7777777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BCD0713">
              <w:rPr>
                <w:sz w:val="18"/>
                <w:szCs w:val="18"/>
              </w:rPr>
              <w:t>Updation</w:t>
            </w:r>
            <w:proofErr w:type="spellEnd"/>
            <w:r w:rsidRPr="0BCD0713">
              <w:rPr>
                <w:sz w:val="18"/>
                <w:szCs w:val="18"/>
              </w:rPr>
              <w:t xml:space="preserve"> success message has been displayed</w:t>
            </w:r>
          </w:p>
        </w:tc>
        <w:tc>
          <w:tcPr>
            <w:tcW w:w="1559" w:type="dxa"/>
          </w:tcPr>
          <w:p w14:paraId="02AAB7BC" w14:textId="7777777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Pass</w:t>
            </w:r>
          </w:p>
        </w:tc>
      </w:tr>
      <w:tr w:rsidR="0BCD0713" w14:paraId="7DA341AB" w14:textId="77777777" w:rsidTr="0BCD0713">
        <w:tc>
          <w:tcPr>
            <w:cnfStyle w:val="001000000000" w:firstRow="0" w:lastRow="0" w:firstColumn="1" w:lastColumn="0" w:oddVBand="0" w:evenVBand="0" w:oddHBand="0" w:evenHBand="0" w:firstRowFirstColumn="0" w:firstRowLastColumn="0" w:lastRowFirstColumn="0" w:lastRowLastColumn="0"/>
            <w:tcW w:w="1558" w:type="dxa"/>
          </w:tcPr>
          <w:p w14:paraId="5299E920" w14:textId="77777777" w:rsidR="0C0049D6" w:rsidRDefault="0C0049D6" w:rsidP="0BCD0713">
            <w:pPr>
              <w:spacing w:before="0" w:after="160"/>
              <w:jc w:val="left"/>
              <w:rPr>
                <w:sz w:val="18"/>
                <w:szCs w:val="18"/>
              </w:rPr>
            </w:pPr>
            <w:r w:rsidRPr="0BCD0713">
              <w:rPr>
                <w:sz w:val="18"/>
                <w:szCs w:val="18"/>
              </w:rPr>
              <w:t>4</w:t>
            </w:r>
          </w:p>
        </w:tc>
        <w:tc>
          <w:tcPr>
            <w:tcW w:w="1558" w:type="dxa"/>
          </w:tcPr>
          <w:p w14:paraId="59DFB2EE" w14:textId="6A59A178"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 xml:space="preserve">Delete </w:t>
            </w:r>
            <w:r w:rsidR="25472BE7" w:rsidRPr="3F329597">
              <w:rPr>
                <w:sz w:val="18"/>
                <w:szCs w:val="18"/>
              </w:rPr>
              <w:t>payment</w:t>
            </w:r>
            <w:r w:rsidRPr="0BCD0713">
              <w:rPr>
                <w:sz w:val="18"/>
                <w:szCs w:val="18"/>
              </w:rPr>
              <w:t xml:space="preserve"> details</w:t>
            </w:r>
          </w:p>
        </w:tc>
        <w:tc>
          <w:tcPr>
            <w:tcW w:w="1558" w:type="dxa"/>
          </w:tcPr>
          <w:p w14:paraId="561F300C" w14:textId="2953BDAC"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rFonts w:eastAsia="Times New Roman" w:cs="Times New Roman"/>
                <w:color w:val="000000" w:themeColor="text1"/>
                <w:sz w:val="18"/>
                <w:szCs w:val="18"/>
                <w:lang w:bidi="si-LK"/>
              </w:rPr>
              <w:t xml:space="preserve">JSON object containing </w:t>
            </w:r>
            <w:r w:rsidR="25472BE7" w:rsidRPr="3F329597">
              <w:rPr>
                <w:sz w:val="18"/>
                <w:szCs w:val="18"/>
              </w:rPr>
              <w:t>payment</w:t>
            </w:r>
            <w:r w:rsidRPr="0BCD0713">
              <w:rPr>
                <w:rFonts w:eastAsia="Times New Roman" w:cs="Times New Roman"/>
                <w:color w:val="000000" w:themeColor="text1"/>
                <w:sz w:val="18"/>
                <w:szCs w:val="18"/>
                <w:lang w:bidi="si-LK"/>
              </w:rPr>
              <w:t xml:space="preserve"> ID</w:t>
            </w:r>
          </w:p>
        </w:tc>
        <w:tc>
          <w:tcPr>
            <w:tcW w:w="1558" w:type="dxa"/>
          </w:tcPr>
          <w:p w14:paraId="1D90DC2A" w14:textId="7777777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Display deletion success message</w:t>
            </w:r>
          </w:p>
        </w:tc>
        <w:tc>
          <w:tcPr>
            <w:tcW w:w="1559" w:type="dxa"/>
          </w:tcPr>
          <w:p w14:paraId="2979C562" w14:textId="7777777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Deletion success message has been displayed</w:t>
            </w:r>
          </w:p>
        </w:tc>
        <w:tc>
          <w:tcPr>
            <w:tcW w:w="1559" w:type="dxa"/>
          </w:tcPr>
          <w:p w14:paraId="18A6751D" w14:textId="7777777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Pass</w:t>
            </w:r>
          </w:p>
        </w:tc>
      </w:tr>
      <w:tr w:rsidR="0BCD0713" w14:paraId="5FA59ACB" w14:textId="77777777" w:rsidTr="0BCD0713">
        <w:tc>
          <w:tcPr>
            <w:cnfStyle w:val="001000000000" w:firstRow="0" w:lastRow="0" w:firstColumn="1" w:lastColumn="0" w:oddVBand="0" w:evenVBand="0" w:oddHBand="0" w:evenHBand="0" w:firstRowFirstColumn="0" w:firstRowLastColumn="0" w:lastRowFirstColumn="0" w:lastRowLastColumn="0"/>
            <w:tcW w:w="1558" w:type="dxa"/>
          </w:tcPr>
          <w:p w14:paraId="57D299BA" w14:textId="77777777" w:rsidR="0C0049D6" w:rsidRDefault="0C0049D6" w:rsidP="0BCD0713">
            <w:pPr>
              <w:spacing w:before="0" w:after="160"/>
              <w:jc w:val="left"/>
              <w:rPr>
                <w:sz w:val="18"/>
                <w:szCs w:val="18"/>
              </w:rPr>
            </w:pPr>
            <w:r w:rsidRPr="0BCD0713">
              <w:rPr>
                <w:sz w:val="18"/>
                <w:szCs w:val="18"/>
              </w:rPr>
              <w:t>6</w:t>
            </w:r>
          </w:p>
        </w:tc>
        <w:tc>
          <w:tcPr>
            <w:tcW w:w="1558" w:type="dxa"/>
          </w:tcPr>
          <w:p w14:paraId="35B1E925" w14:textId="71C27A19"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3F329597">
              <w:rPr>
                <w:sz w:val="18"/>
                <w:szCs w:val="18"/>
              </w:rPr>
              <w:t xml:space="preserve">Get all </w:t>
            </w:r>
            <w:r w:rsidR="25472BE7" w:rsidRPr="3F329597">
              <w:rPr>
                <w:sz w:val="18"/>
                <w:szCs w:val="18"/>
              </w:rPr>
              <w:t>payment</w:t>
            </w:r>
            <w:r w:rsidR="004104FE" w:rsidRPr="3F329597">
              <w:rPr>
                <w:sz w:val="18"/>
                <w:szCs w:val="18"/>
              </w:rPr>
              <w:t xml:space="preserve"> </w:t>
            </w:r>
            <w:r w:rsidR="007F04FD">
              <w:rPr>
                <w:sz w:val="18"/>
                <w:szCs w:val="18"/>
              </w:rPr>
              <w:t>method details</w:t>
            </w:r>
          </w:p>
        </w:tc>
        <w:tc>
          <w:tcPr>
            <w:tcW w:w="1558" w:type="dxa"/>
          </w:tcPr>
          <w:p w14:paraId="494D2A9B" w14:textId="7777777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rFonts w:eastAsia="Times New Roman" w:cs="Times New Roman"/>
                <w:color w:val="000000" w:themeColor="text1"/>
                <w:sz w:val="18"/>
                <w:szCs w:val="18"/>
                <w:lang w:bidi="si-LK"/>
              </w:rPr>
              <w:t>-</w:t>
            </w:r>
          </w:p>
        </w:tc>
        <w:tc>
          <w:tcPr>
            <w:tcW w:w="1558" w:type="dxa"/>
          </w:tcPr>
          <w:p w14:paraId="088D47B6" w14:textId="1F64C986"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 xml:space="preserve">A table that contains </w:t>
            </w:r>
            <w:r w:rsidRPr="1C8266DB">
              <w:rPr>
                <w:sz w:val="18"/>
                <w:szCs w:val="18"/>
              </w:rPr>
              <w:t xml:space="preserve">payment </w:t>
            </w:r>
            <w:r w:rsidR="007F04FD">
              <w:rPr>
                <w:sz w:val="18"/>
                <w:szCs w:val="18"/>
              </w:rPr>
              <w:t>method details</w:t>
            </w:r>
          </w:p>
        </w:tc>
        <w:tc>
          <w:tcPr>
            <w:tcW w:w="1559" w:type="dxa"/>
          </w:tcPr>
          <w:p w14:paraId="25431E79" w14:textId="59A823E6"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rFonts w:eastAsia="Calibri" w:cs="Iskoola Pota"/>
                <w:szCs w:val="24"/>
              </w:rPr>
            </w:pPr>
            <w:r w:rsidRPr="0BCD0713">
              <w:rPr>
                <w:sz w:val="18"/>
                <w:szCs w:val="18"/>
              </w:rPr>
              <w:t xml:space="preserve">A table that contains all </w:t>
            </w:r>
            <w:r w:rsidRPr="1C8266DB">
              <w:rPr>
                <w:sz w:val="18"/>
                <w:szCs w:val="18"/>
              </w:rPr>
              <w:t xml:space="preserve">payment </w:t>
            </w:r>
            <w:r w:rsidR="007F04FD">
              <w:rPr>
                <w:sz w:val="18"/>
                <w:szCs w:val="18"/>
              </w:rPr>
              <w:t>method details</w:t>
            </w:r>
          </w:p>
        </w:tc>
        <w:tc>
          <w:tcPr>
            <w:tcW w:w="1559" w:type="dxa"/>
          </w:tcPr>
          <w:p w14:paraId="780FDA3C" w14:textId="7777777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Pass</w:t>
            </w:r>
          </w:p>
        </w:tc>
      </w:tr>
      <w:tr w:rsidR="0BCD0713" w14:paraId="655F580F" w14:textId="77777777" w:rsidTr="0BCD0713">
        <w:tc>
          <w:tcPr>
            <w:cnfStyle w:val="001000000000" w:firstRow="0" w:lastRow="0" w:firstColumn="1" w:lastColumn="0" w:oddVBand="0" w:evenVBand="0" w:oddHBand="0" w:evenHBand="0" w:firstRowFirstColumn="0" w:firstRowLastColumn="0" w:lastRowFirstColumn="0" w:lastRowLastColumn="0"/>
            <w:tcW w:w="1558" w:type="dxa"/>
          </w:tcPr>
          <w:p w14:paraId="3D390E92" w14:textId="77777777" w:rsidR="0C0049D6" w:rsidRDefault="0C0049D6" w:rsidP="0BCD0713">
            <w:pPr>
              <w:spacing w:before="0" w:after="160"/>
              <w:jc w:val="left"/>
              <w:rPr>
                <w:sz w:val="18"/>
                <w:szCs w:val="18"/>
              </w:rPr>
            </w:pPr>
            <w:r w:rsidRPr="0BCD0713">
              <w:rPr>
                <w:sz w:val="18"/>
                <w:szCs w:val="18"/>
              </w:rPr>
              <w:t>7</w:t>
            </w:r>
          </w:p>
        </w:tc>
        <w:tc>
          <w:tcPr>
            <w:tcW w:w="1558" w:type="dxa"/>
          </w:tcPr>
          <w:p w14:paraId="52C7B996" w14:textId="71F1D76E"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 xml:space="preserve">Insert new </w:t>
            </w:r>
            <w:r w:rsidRPr="032A3AE4">
              <w:rPr>
                <w:sz w:val="18"/>
                <w:szCs w:val="18"/>
              </w:rPr>
              <w:t xml:space="preserve">payment </w:t>
            </w:r>
            <w:r w:rsidR="006520DD">
              <w:rPr>
                <w:sz w:val="18"/>
                <w:szCs w:val="18"/>
              </w:rPr>
              <w:t>method</w:t>
            </w:r>
          </w:p>
        </w:tc>
        <w:tc>
          <w:tcPr>
            <w:tcW w:w="1558" w:type="dxa"/>
          </w:tcPr>
          <w:p w14:paraId="0213257C" w14:textId="14FB6F9D"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rFonts w:eastAsia="Calibri" w:cs="Iskoola Pota"/>
                <w:szCs w:val="24"/>
                <w:lang w:bidi="si-LK"/>
              </w:rPr>
            </w:pPr>
            <w:r w:rsidRPr="0BCD0713">
              <w:rPr>
                <w:rFonts w:eastAsia="Times New Roman" w:cs="Times New Roman"/>
                <w:color w:val="000000" w:themeColor="text1"/>
                <w:sz w:val="18"/>
                <w:szCs w:val="18"/>
                <w:lang w:bidi="si-LK"/>
              </w:rPr>
              <w:t xml:space="preserve">JSON object containing </w:t>
            </w:r>
            <w:r w:rsidRPr="032A3AE4">
              <w:rPr>
                <w:sz w:val="18"/>
                <w:szCs w:val="18"/>
              </w:rPr>
              <w:t xml:space="preserve">payment </w:t>
            </w:r>
            <w:r w:rsidR="006520DD">
              <w:rPr>
                <w:sz w:val="18"/>
                <w:szCs w:val="18"/>
              </w:rPr>
              <w:t>method details</w:t>
            </w:r>
          </w:p>
        </w:tc>
        <w:tc>
          <w:tcPr>
            <w:tcW w:w="1558" w:type="dxa"/>
          </w:tcPr>
          <w:p w14:paraId="57DA459C" w14:textId="7777777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Display insertion success message</w:t>
            </w:r>
          </w:p>
        </w:tc>
        <w:tc>
          <w:tcPr>
            <w:tcW w:w="1559" w:type="dxa"/>
          </w:tcPr>
          <w:p w14:paraId="0A9A2BD3" w14:textId="7777777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Insertion success message has been displayed</w:t>
            </w:r>
          </w:p>
        </w:tc>
        <w:tc>
          <w:tcPr>
            <w:tcW w:w="1559" w:type="dxa"/>
          </w:tcPr>
          <w:p w14:paraId="5BFE8557" w14:textId="7777777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Pass</w:t>
            </w:r>
          </w:p>
        </w:tc>
      </w:tr>
      <w:tr w:rsidR="0BCD0713" w14:paraId="23916D34" w14:textId="77777777" w:rsidTr="0BCD0713">
        <w:tc>
          <w:tcPr>
            <w:cnfStyle w:val="001000000000" w:firstRow="0" w:lastRow="0" w:firstColumn="1" w:lastColumn="0" w:oddVBand="0" w:evenVBand="0" w:oddHBand="0" w:evenHBand="0" w:firstRowFirstColumn="0" w:firstRowLastColumn="0" w:lastRowFirstColumn="0" w:lastRowLastColumn="0"/>
            <w:tcW w:w="1558" w:type="dxa"/>
          </w:tcPr>
          <w:p w14:paraId="0C21A54F" w14:textId="77777777" w:rsidR="0C0049D6" w:rsidRDefault="0C0049D6" w:rsidP="0BCD0713">
            <w:pPr>
              <w:spacing w:before="0" w:after="160"/>
              <w:jc w:val="left"/>
              <w:rPr>
                <w:sz w:val="18"/>
                <w:szCs w:val="18"/>
              </w:rPr>
            </w:pPr>
            <w:r w:rsidRPr="0BCD0713">
              <w:rPr>
                <w:sz w:val="18"/>
                <w:szCs w:val="18"/>
              </w:rPr>
              <w:t>8</w:t>
            </w:r>
          </w:p>
        </w:tc>
        <w:tc>
          <w:tcPr>
            <w:tcW w:w="1558" w:type="dxa"/>
          </w:tcPr>
          <w:p w14:paraId="3909305C" w14:textId="05F7227E"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rFonts w:eastAsia="Calibri" w:cs="Iskoola Pota"/>
                <w:szCs w:val="24"/>
              </w:rPr>
            </w:pPr>
            <w:r w:rsidRPr="4ABFFDDB">
              <w:rPr>
                <w:sz w:val="18"/>
                <w:szCs w:val="18"/>
              </w:rPr>
              <w:t xml:space="preserve">Update payment </w:t>
            </w:r>
            <w:r w:rsidR="00D63412">
              <w:rPr>
                <w:sz w:val="18"/>
                <w:szCs w:val="18"/>
              </w:rPr>
              <w:t>method</w:t>
            </w:r>
            <w:r w:rsidR="00883F0D">
              <w:rPr>
                <w:sz w:val="18"/>
                <w:szCs w:val="18"/>
              </w:rPr>
              <w:t xml:space="preserve"> det</w:t>
            </w:r>
            <w:r w:rsidR="00140402">
              <w:rPr>
                <w:sz w:val="18"/>
                <w:szCs w:val="18"/>
              </w:rPr>
              <w:t>ails</w:t>
            </w:r>
          </w:p>
        </w:tc>
        <w:tc>
          <w:tcPr>
            <w:tcW w:w="1558" w:type="dxa"/>
          </w:tcPr>
          <w:p w14:paraId="0A409C8A" w14:textId="00A497DE"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rFonts w:eastAsia="Calibri" w:cs="Iskoola Pota"/>
                <w:szCs w:val="24"/>
                <w:lang w:bidi="si-LK"/>
              </w:rPr>
            </w:pPr>
            <w:r w:rsidRPr="0BCD0713">
              <w:rPr>
                <w:rFonts w:eastAsia="Times New Roman" w:cs="Times New Roman"/>
                <w:color w:val="000000" w:themeColor="text1"/>
                <w:sz w:val="18"/>
                <w:szCs w:val="18"/>
                <w:lang w:bidi="si-LK"/>
              </w:rPr>
              <w:t xml:space="preserve">JSON object containing updated </w:t>
            </w:r>
            <w:r w:rsidRPr="4ABFFDDB">
              <w:rPr>
                <w:sz w:val="18"/>
                <w:szCs w:val="18"/>
              </w:rPr>
              <w:t xml:space="preserve">payment </w:t>
            </w:r>
            <w:r w:rsidR="00D63412">
              <w:rPr>
                <w:sz w:val="18"/>
                <w:szCs w:val="18"/>
              </w:rPr>
              <w:t>method details</w:t>
            </w:r>
          </w:p>
        </w:tc>
        <w:tc>
          <w:tcPr>
            <w:tcW w:w="1558" w:type="dxa"/>
          </w:tcPr>
          <w:p w14:paraId="44E8A962" w14:textId="7777777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 xml:space="preserve">Display </w:t>
            </w:r>
            <w:proofErr w:type="spellStart"/>
            <w:r w:rsidRPr="0BCD0713">
              <w:rPr>
                <w:sz w:val="18"/>
                <w:szCs w:val="18"/>
              </w:rPr>
              <w:t>updation</w:t>
            </w:r>
            <w:proofErr w:type="spellEnd"/>
            <w:r w:rsidRPr="0BCD0713">
              <w:rPr>
                <w:sz w:val="18"/>
                <w:szCs w:val="18"/>
              </w:rPr>
              <w:t xml:space="preserve"> success message</w:t>
            </w:r>
          </w:p>
        </w:tc>
        <w:tc>
          <w:tcPr>
            <w:tcW w:w="1559" w:type="dxa"/>
          </w:tcPr>
          <w:p w14:paraId="2C73E68C" w14:textId="7777777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BCD0713">
              <w:rPr>
                <w:sz w:val="18"/>
                <w:szCs w:val="18"/>
              </w:rPr>
              <w:t>Updation</w:t>
            </w:r>
            <w:proofErr w:type="spellEnd"/>
            <w:r w:rsidRPr="0BCD0713">
              <w:rPr>
                <w:sz w:val="18"/>
                <w:szCs w:val="18"/>
              </w:rPr>
              <w:t xml:space="preserve"> success message has been displayed</w:t>
            </w:r>
          </w:p>
        </w:tc>
        <w:tc>
          <w:tcPr>
            <w:tcW w:w="1559" w:type="dxa"/>
          </w:tcPr>
          <w:p w14:paraId="5CB27422" w14:textId="7777777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Pass</w:t>
            </w:r>
          </w:p>
        </w:tc>
      </w:tr>
      <w:tr w:rsidR="0BCD0713" w14:paraId="7A7EDBE1" w14:textId="77777777" w:rsidTr="0BCD0713">
        <w:tc>
          <w:tcPr>
            <w:cnfStyle w:val="001000000000" w:firstRow="0" w:lastRow="0" w:firstColumn="1" w:lastColumn="0" w:oddVBand="0" w:evenVBand="0" w:oddHBand="0" w:evenHBand="0" w:firstRowFirstColumn="0" w:firstRowLastColumn="0" w:lastRowFirstColumn="0" w:lastRowLastColumn="0"/>
            <w:tcW w:w="1558" w:type="dxa"/>
          </w:tcPr>
          <w:p w14:paraId="0B098CCA" w14:textId="77777777" w:rsidR="0C0049D6" w:rsidRDefault="0C0049D6" w:rsidP="0BCD0713">
            <w:pPr>
              <w:spacing w:before="0" w:after="160"/>
              <w:jc w:val="left"/>
              <w:rPr>
                <w:sz w:val="18"/>
                <w:szCs w:val="18"/>
              </w:rPr>
            </w:pPr>
            <w:r w:rsidRPr="0BCD0713">
              <w:rPr>
                <w:sz w:val="18"/>
                <w:szCs w:val="18"/>
              </w:rPr>
              <w:t>9</w:t>
            </w:r>
          </w:p>
        </w:tc>
        <w:tc>
          <w:tcPr>
            <w:tcW w:w="1558" w:type="dxa"/>
          </w:tcPr>
          <w:p w14:paraId="67BDEB5F" w14:textId="63B3E491"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rFonts w:eastAsia="Calibri" w:cs="Iskoola Pota"/>
                <w:szCs w:val="24"/>
              </w:rPr>
            </w:pPr>
            <w:r w:rsidRPr="4ABFFDDB">
              <w:rPr>
                <w:sz w:val="18"/>
                <w:szCs w:val="18"/>
              </w:rPr>
              <w:t xml:space="preserve">Delete payment </w:t>
            </w:r>
            <w:r w:rsidR="00140402">
              <w:rPr>
                <w:sz w:val="18"/>
                <w:szCs w:val="18"/>
              </w:rPr>
              <w:t>method</w:t>
            </w:r>
          </w:p>
        </w:tc>
        <w:tc>
          <w:tcPr>
            <w:tcW w:w="1558" w:type="dxa"/>
          </w:tcPr>
          <w:p w14:paraId="7B19E394" w14:textId="0754801F"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18"/>
                <w:szCs w:val="18"/>
                <w:lang w:bidi="si-LK"/>
              </w:rPr>
            </w:pPr>
            <w:r w:rsidRPr="0BCD0713">
              <w:rPr>
                <w:rFonts w:eastAsia="Times New Roman" w:cs="Times New Roman"/>
                <w:color w:val="000000" w:themeColor="text1"/>
                <w:sz w:val="18"/>
                <w:szCs w:val="18"/>
                <w:lang w:bidi="si-LK"/>
              </w:rPr>
              <w:t xml:space="preserve">JSON object containing </w:t>
            </w:r>
            <w:r w:rsidRPr="4ABFFDDB">
              <w:rPr>
                <w:rFonts w:eastAsia="Times New Roman" w:cs="Times New Roman"/>
                <w:color w:val="000000" w:themeColor="text1"/>
                <w:sz w:val="18"/>
                <w:szCs w:val="18"/>
                <w:lang w:bidi="si-LK"/>
              </w:rPr>
              <w:t>Credit</w:t>
            </w:r>
            <w:r w:rsidR="00140402">
              <w:rPr>
                <w:rFonts w:eastAsia="Times New Roman" w:cs="Times New Roman"/>
                <w:color w:val="000000" w:themeColor="text1"/>
                <w:sz w:val="18"/>
                <w:szCs w:val="18"/>
                <w:lang w:bidi="si-LK"/>
              </w:rPr>
              <w:t xml:space="preserve"> </w:t>
            </w:r>
            <w:r w:rsidRPr="4ABFFDDB">
              <w:rPr>
                <w:rFonts w:eastAsia="Times New Roman" w:cs="Times New Roman"/>
                <w:color w:val="000000" w:themeColor="text1"/>
                <w:sz w:val="18"/>
                <w:szCs w:val="18"/>
                <w:lang w:bidi="si-LK"/>
              </w:rPr>
              <w:t>ID</w:t>
            </w:r>
          </w:p>
        </w:tc>
        <w:tc>
          <w:tcPr>
            <w:tcW w:w="1558" w:type="dxa"/>
          </w:tcPr>
          <w:p w14:paraId="21BDB3FF" w14:textId="7777777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Display deletion success message</w:t>
            </w:r>
          </w:p>
        </w:tc>
        <w:tc>
          <w:tcPr>
            <w:tcW w:w="1559" w:type="dxa"/>
          </w:tcPr>
          <w:p w14:paraId="386834E9" w14:textId="7777777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Deletion success message has been displayed</w:t>
            </w:r>
          </w:p>
        </w:tc>
        <w:tc>
          <w:tcPr>
            <w:tcW w:w="1559" w:type="dxa"/>
          </w:tcPr>
          <w:p w14:paraId="5829B3D6" w14:textId="77777777" w:rsidR="0C0049D6" w:rsidRDefault="0C0049D6" w:rsidP="0BCD0713">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BCD0713">
              <w:rPr>
                <w:sz w:val="18"/>
                <w:szCs w:val="18"/>
              </w:rPr>
              <w:t>Pass</w:t>
            </w:r>
          </w:p>
        </w:tc>
      </w:tr>
    </w:tbl>
    <w:p w14:paraId="404A0721" w14:textId="77777777" w:rsidR="00C1622F" w:rsidRDefault="00C1622F" w:rsidP="00ED184E">
      <w:pPr>
        <w:rPr>
          <w:b/>
          <w:sz w:val="28"/>
          <w:szCs w:val="28"/>
        </w:rPr>
      </w:pPr>
    </w:p>
    <w:p w14:paraId="23EB6790" w14:textId="51B95236" w:rsidR="00444E5D" w:rsidRPr="009035FA" w:rsidRDefault="00444E5D" w:rsidP="009035FA">
      <w:pPr>
        <w:rPr>
          <w:b/>
          <w:bCs/>
          <w:sz w:val="28"/>
          <w:szCs w:val="28"/>
        </w:rPr>
      </w:pPr>
    </w:p>
    <w:p w14:paraId="795F2D24" w14:textId="64AFB60C" w:rsidR="00F13AC9" w:rsidRPr="00365A5B" w:rsidRDefault="00F13AC9" w:rsidP="00D50C1A">
      <w:pPr>
        <w:pStyle w:val="ListParagraph"/>
        <w:numPr>
          <w:ilvl w:val="1"/>
          <w:numId w:val="12"/>
        </w:numPr>
        <w:rPr>
          <w:b/>
          <w:sz w:val="28"/>
          <w:szCs w:val="28"/>
        </w:rPr>
      </w:pPr>
      <w:r w:rsidRPr="00365A5B">
        <w:rPr>
          <w:b/>
          <w:sz w:val="28"/>
          <w:szCs w:val="28"/>
        </w:rPr>
        <w:lastRenderedPageBreak/>
        <w:t>IT</w:t>
      </w:r>
      <w:r w:rsidR="00567BAB">
        <w:rPr>
          <w:b/>
          <w:sz w:val="28"/>
          <w:szCs w:val="28"/>
        </w:rPr>
        <w:t>20183554</w:t>
      </w:r>
      <w:r w:rsidRPr="00365A5B">
        <w:rPr>
          <w:b/>
          <w:sz w:val="28"/>
          <w:szCs w:val="28"/>
        </w:rPr>
        <w:t xml:space="preserve"> </w:t>
      </w:r>
      <w:proofErr w:type="spellStart"/>
      <w:r w:rsidR="00567BAB">
        <w:rPr>
          <w:b/>
          <w:sz w:val="28"/>
          <w:szCs w:val="28"/>
        </w:rPr>
        <w:t>Chandrasena</w:t>
      </w:r>
      <w:proofErr w:type="spellEnd"/>
      <w:r w:rsidR="00567BAB">
        <w:rPr>
          <w:b/>
          <w:sz w:val="28"/>
          <w:szCs w:val="28"/>
        </w:rPr>
        <w:t xml:space="preserve"> M.C.</w:t>
      </w:r>
    </w:p>
    <w:p w14:paraId="5353B0DE" w14:textId="64AFB60C" w:rsidR="00F13AC9" w:rsidRDefault="00F13AC9" w:rsidP="00F13AC9">
      <w:pPr>
        <w:pStyle w:val="ListParagraph"/>
        <w:ind w:left="450"/>
        <w:rPr>
          <w:b/>
          <w:sz w:val="28"/>
          <w:szCs w:val="28"/>
        </w:rPr>
      </w:pPr>
    </w:p>
    <w:p w14:paraId="5A8C10FA" w14:textId="594576C2" w:rsidR="00F13AC9" w:rsidRDefault="00F91454" w:rsidP="00D50C1A">
      <w:pPr>
        <w:pStyle w:val="Heading2"/>
        <w:numPr>
          <w:ilvl w:val="2"/>
          <w:numId w:val="13"/>
        </w:numPr>
      </w:pPr>
      <w:r>
        <w:rPr>
          <w:b w:val="0"/>
          <w:noProof/>
          <w:sz w:val="28"/>
          <w:szCs w:val="28"/>
        </w:rPr>
        <w:drawing>
          <wp:anchor distT="0" distB="0" distL="114300" distR="114300" simplePos="0" relativeHeight="251658253" behindDoc="0" locked="0" layoutInCell="1" allowOverlap="1" wp14:anchorId="2F2B2F7A" wp14:editId="558383E6">
            <wp:simplePos x="0" y="0"/>
            <wp:positionH relativeFrom="column">
              <wp:posOffset>207411</wp:posOffset>
            </wp:positionH>
            <wp:positionV relativeFrom="paragraph">
              <wp:posOffset>340360</wp:posOffset>
            </wp:positionV>
            <wp:extent cx="5943600" cy="4211955"/>
            <wp:effectExtent l="0" t="0" r="0" b="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anchor>
        </w:drawing>
      </w:r>
      <w:r w:rsidR="00000D75">
        <w:t>Supplier</w:t>
      </w:r>
      <w:r w:rsidR="00F13AC9">
        <w:t xml:space="preserve"> Service &amp; </w:t>
      </w:r>
      <w:r w:rsidR="00000D75">
        <w:t>Grid</w:t>
      </w:r>
      <w:r w:rsidR="00F13AC9">
        <w:t xml:space="preserve"> Service</w:t>
      </w:r>
    </w:p>
    <w:p w14:paraId="4A741EB6" w14:textId="05EC6759" w:rsidR="00F13AC9" w:rsidRPr="00365A5B" w:rsidRDefault="00F13AC9" w:rsidP="00F13AC9">
      <w:pPr>
        <w:rPr>
          <w:b/>
          <w:sz w:val="28"/>
          <w:szCs w:val="28"/>
        </w:rPr>
      </w:pPr>
    </w:p>
    <w:p w14:paraId="63CB086D" w14:textId="64AFB60C" w:rsidR="00F13AC9" w:rsidRDefault="00F13AC9" w:rsidP="00F13AC9"/>
    <w:p w14:paraId="7F0F3568" w14:textId="2B226092" w:rsidR="00F13AC9" w:rsidRDefault="00016441" w:rsidP="00F13AC9">
      <w:r>
        <w:t>Supplier</w:t>
      </w:r>
      <w:r w:rsidR="00F13AC9">
        <w:t xml:space="preserve"> Service is responsible for managing all the </w:t>
      </w:r>
      <w:r>
        <w:t>suppliers</w:t>
      </w:r>
      <w:r w:rsidR="00F13AC9">
        <w:t xml:space="preserve"> of </w:t>
      </w:r>
      <w:r w:rsidR="001921BF">
        <w:t xml:space="preserve">the </w:t>
      </w:r>
      <w:proofErr w:type="spellStart"/>
      <w:r w:rsidR="00F13AC9">
        <w:t>ElectroGrid</w:t>
      </w:r>
      <w:proofErr w:type="spellEnd"/>
      <w:r w:rsidR="00F13AC9">
        <w:t xml:space="preserve"> system. </w:t>
      </w:r>
      <w:r w:rsidR="004612CE">
        <w:t>Supplier</w:t>
      </w:r>
      <w:r w:rsidR="00F13AC9">
        <w:t xml:space="preserve"> service maintain</w:t>
      </w:r>
      <w:r w:rsidR="0030779B">
        <w:t>s</w:t>
      </w:r>
      <w:r w:rsidR="00F13AC9">
        <w:t xml:space="preserve"> </w:t>
      </w:r>
      <w:r w:rsidR="004612CE">
        <w:t>supp</w:t>
      </w:r>
      <w:r w:rsidR="00BF5AEA">
        <w:t>l</w:t>
      </w:r>
      <w:r w:rsidR="004612CE">
        <w:t>ier</w:t>
      </w:r>
      <w:r w:rsidR="00F13AC9">
        <w:t xml:space="preserve"> details</w:t>
      </w:r>
      <w:r w:rsidR="006C1E86">
        <w:t xml:space="preserve"> and is used </w:t>
      </w:r>
      <w:r w:rsidR="00EB5131">
        <w:t xml:space="preserve">by the administration </w:t>
      </w:r>
      <w:r w:rsidR="006C1E86">
        <w:t xml:space="preserve">for adding new suppliers to the system, </w:t>
      </w:r>
      <w:r w:rsidR="005B3A73">
        <w:t xml:space="preserve">view them, </w:t>
      </w:r>
      <w:r w:rsidR="007D6BCF">
        <w:t xml:space="preserve">do modifications for the details of the existing </w:t>
      </w:r>
      <w:proofErr w:type="gramStart"/>
      <w:r w:rsidR="007D6BCF">
        <w:t>suppliers</w:t>
      </w:r>
      <w:proofErr w:type="gramEnd"/>
      <w:r w:rsidR="00A572E1">
        <w:t xml:space="preserve"> and remove </w:t>
      </w:r>
      <w:r w:rsidR="00D54028">
        <w:t>suppliers.</w:t>
      </w:r>
      <w:r w:rsidR="007D6BCF">
        <w:t xml:space="preserve"> </w:t>
      </w:r>
    </w:p>
    <w:p w14:paraId="0580C1A2" w14:textId="64AFB60C" w:rsidR="00F13AC9" w:rsidRDefault="00F13AC9" w:rsidP="00F13AC9"/>
    <w:p w14:paraId="3791183A" w14:textId="14986A4A" w:rsidR="00F13AC9" w:rsidRDefault="00D54028" w:rsidP="00F13AC9">
      <w:r>
        <w:t>Grid</w:t>
      </w:r>
      <w:r w:rsidR="00F13AC9">
        <w:t xml:space="preserve"> Service is responsible for managing all the </w:t>
      </w:r>
      <w:r w:rsidR="00F3289F">
        <w:t xml:space="preserve">power </w:t>
      </w:r>
      <w:r>
        <w:t>grid</w:t>
      </w:r>
      <w:r w:rsidR="00F3289F">
        <w:t>s</w:t>
      </w:r>
      <w:r w:rsidR="00F13AC9">
        <w:t xml:space="preserve"> </w:t>
      </w:r>
      <w:r>
        <w:t>owned</w:t>
      </w:r>
      <w:r w:rsidR="00F13AC9">
        <w:t xml:space="preserve"> by </w:t>
      </w:r>
      <w:r>
        <w:t>the suppliers</w:t>
      </w:r>
      <w:r w:rsidR="00F13AC9">
        <w:t xml:space="preserve"> of </w:t>
      </w:r>
      <w:r>
        <w:t xml:space="preserve">the </w:t>
      </w:r>
      <w:r w:rsidR="00F13AC9">
        <w:t xml:space="preserve">Electro Grid system. </w:t>
      </w:r>
      <w:r w:rsidR="00F3289F">
        <w:t>Grid</w:t>
      </w:r>
      <w:r w:rsidR="00F13AC9">
        <w:t xml:space="preserve"> service maintains </w:t>
      </w:r>
      <w:r w:rsidR="00F3289F">
        <w:t>grid</w:t>
      </w:r>
      <w:r w:rsidR="00F13AC9">
        <w:t xml:space="preserve"> details and </w:t>
      </w:r>
      <w:r w:rsidR="00F3289F">
        <w:t xml:space="preserve">is used </w:t>
      </w:r>
      <w:r w:rsidR="00EB5131">
        <w:t xml:space="preserve">by the </w:t>
      </w:r>
      <w:r w:rsidR="00C033C6">
        <w:t xml:space="preserve">administration </w:t>
      </w:r>
      <w:r w:rsidR="00F3289F">
        <w:t xml:space="preserve">for adding new grids to </w:t>
      </w:r>
      <w:r w:rsidR="00F13AC9">
        <w:t xml:space="preserve">the </w:t>
      </w:r>
      <w:r w:rsidR="00F3289F">
        <w:t>system, view them, do</w:t>
      </w:r>
      <w:r w:rsidR="00F13AC9">
        <w:t xml:space="preserve"> modifications </w:t>
      </w:r>
      <w:r w:rsidR="00F3289F">
        <w:t xml:space="preserve">for the details of the existing </w:t>
      </w:r>
      <w:proofErr w:type="gramStart"/>
      <w:r w:rsidR="00EB5131">
        <w:t>grid</w:t>
      </w:r>
      <w:r w:rsidR="00CF09F2">
        <w:t>s</w:t>
      </w:r>
      <w:proofErr w:type="gramEnd"/>
      <w:r w:rsidR="00F3289F">
        <w:t xml:space="preserve"> and remove </w:t>
      </w:r>
      <w:r w:rsidR="00EB5131">
        <w:t>grids</w:t>
      </w:r>
      <w:r w:rsidR="00F3289F">
        <w:t xml:space="preserve">. </w:t>
      </w:r>
      <w:r w:rsidR="00F13AC9">
        <w:t xml:space="preserve"> </w:t>
      </w:r>
    </w:p>
    <w:p w14:paraId="545B41A2" w14:textId="64AFB60C" w:rsidR="00F13AC9" w:rsidRPr="005347F2" w:rsidRDefault="00F13AC9" w:rsidP="00D50C1A">
      <w:pPr>
        <w:pStyle w:val="Heading4"/>
        <w:numPr>
          <w:ilvl w:val="2"/>
          <w:numId w:val="13"/>
        </w:numPr>
      </w:pPr>
      <w:r>
        <w:lastRenderedPageBreak/>
        <w:t xml:space="preserve"> Activity Diagrams </w:t>
      </w:r>
    </w:p>
    <w:p w14:paraId="4BF1D884" w14:textId="64AFB60C" w:rsidR="00F13AC9" w:rsidRPr="00B05385" w:rsidRDefault="00BE3BD7" w:rsidP="00F13AC9">
      <w:r>
        <w:rPr>
          <w:noProof/>
        </w:rPr>
        <w:drawing>
          <wp:inline distT="0" distB="0" distL="0" distR="0" wp14:anchorId="16B89E57" wp14:editId="3167F2F6">
            <wp:extent cx="6073486" cy="7637928"/>
            <wp:effectExtent l="0" t="0" r="3810" b="1270"/>
            <wp:docPr id="449" name="Picture 44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pic:nvPicPr>
                  <pic:blipFill>
                    <a:blip r:embed="rId42" cstate="hqprint">
                      <a:extLst>
                        <a:ext uri="{28A0092B-C50C-407E-A947-70E740481C1C}">
                          <a14:useLocalDpi xmlns:a14="http://schemas.microsoft.com/office/drawing/2010/main"/>
                        </a:ext>
                      </a:extLst>
                    </a:blip>
                    <a:stretch>
                      <a:fillRect/>
                    </a:stretch>
                  </pic:blipFill>
                  <pic:spPr>
                    <a:xfrm>
                      <a:off x="0" y="0"/>
                      <a:ext cx="6073486" cy="7637928"/>
                    </a:xfrm>
                    <a:prstGeom prst="rect">
                      <a:avLst/>
                    </a:prstGeom>
                  </pic:spPr>
                </pic:pic>
              </a:graphicData>
            </a:graphic>
          </wp:inline>
        </w:drawing>
      </w:r>
    </w:p>
    <w:p w14:paraId="180C12AD" w14:textId="64AFB60C" w:rsidR="00F13AC9" w:rsidRPr="00265C5A" w:rsidRDefault="00F13AC9" w:rsidP="00D50C1A">
      <w:pPr>
        <w:pStyle w:val="ListParagraph"/>
        <w:numPr>
          <w:ilvl w:val="2"/>
          <w:numId w:val="13"/>
        </w:numPr>
        <w:spacing w:before="0" w:after="0"/>
        <w:jc w:val="left"/>
        <w:rPr>
          <w:b/>
          <w:bCs/>
        </w:rPr>
      </w:pPr>
      <w:r w:rsidRPr="00265C5A">
        <w:rPr>
          <w:b/>
          <w:bCs/>
        </w:rPr>
        <w:lastRenderedPageBreak/>
        <w:t>Class Diagram</w:t>
      </w:r>
    </w:p>
    <w:p w14:paraId="154E41EA" w14:textId="5448821E" w:rsidR="00830873" w:rsidRDefault="00830873" w:rsidP="00F13AC9">
      <w:pPr>
        <w:spacing w:before="0" w:after="0"/>
        <w:rPr>
          <w:b/>
          <w:bCs/>
        </w:rPr>
      </w:pPr>
    </w:p>
    <w:p w14:paraId="584D48BC" w14:textId="64AFB60C" w:rsidR="00F13AC9" w:rsidRDefault="00A418D6" w:rsidP="00F13AC9">
      <w:pPr>
        <w:spacing w:before="0" w:after="0"/>
        <w:rPr>
          <w:b/>
          <w:bCs/>
        </w:rPr>
      </w:pPr>
      <w:r>
        <w:rPr>
          <w:b/>
          <w:bCs/>
          <w:noProof/>
        </w:rPr>
        <w:drawing>
          <wp:anchor distT="0" distB="0" distL="114300" distR="114300" simplePos="0" relativeHeight="251658252" behindDoc="0" locked="0" layoutInCell="1" allowOverlap="1" wp14:anchorId="158EF09B" wp14:editId="7BE08A20">
            <wp:simplePos x="0" y="0"/>
            <wp:positionH relativeFrom="column">
              <wp:posOffset>1079749</wp:posOffset>
            </wp:positionH>
            <wp:positionV relativeFrom="paragraph">
              <wp:posOffset>5356</wp:posOffset>
            </wp:positionV>
            <wp:extent cx="4352544" cy="4274440"/>
            <wp:effectExtent l="0" t="0" r="0" b="0"/>
            <wp:wrapSquare wrapText="bothSides"/>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3" cstate="hqprint">
                      <a:extLst>
                        <a:ext uri="{28A0092B-C50C-407E-A947-70E740481C1C}">
                          <a14:useLocalDpi xmlns:a14="http://schemas.microsoft.com/office/drawing/2010/main"/>
                        </a:ext>
                      </a:extLst>
                    </a:blip>
                    <a:stretch>
                      <a:fillRect/>
                    </a:stretch>
                  </pic:blipFill>
                  <pic:spPr>
                    <a:xfrm>
                      <a:off x="0" y="0"/>
                      <a:ext cx="4352544" cy="4274440"/>
                    </a:xfrm>
                    <a:prstGeom prst="rect">
                      <a:avLst/>
                    </a:prstGeom>
                  </pic:spPr>
                </pic:pic>
              </a:graphicData>
            </a:graphic>
          </wp:anchor>
        </w:drawing>
      </w:r>
    </w:p>
    <w:p w14:paraId="6FB360A5" w14:textId="64AFB60C" w:rsidR="00F13AC9" w:rsidRPr="008B3938" w:rsidRDefault="00F13AC9" w:rsidP="00F13AC9">
      <w:pPr>
        <w:spacing w:before="0" w:after="0"/>
        <w:rPr>
          <w:b/>
          <w:bCs/>
        </w:rPr>
      </w:pPr>
    </w:p>
    <w:p w14:paraId="4F8F914D" w14:textId="64AFB60C" w:rsidR="00F13AC9" w:rsidRPr="008B3938" w:rsidRDefault="00F13AC9" w:rsidP="00F13AC9">
      <w:pPr>
        <w:spacing w:before="0" w:after="0"/>
        <w:rPr>
          <w:b/>
          <w:bCs/>
        </w:rPr>
      </w:pPr>
    </w:p>
    <w:p w14:paraId="51C61E73" w14:textId="64AFB60C" w:rsidR="00F13AC9" w:rsidRDefault="00F13AC9" w:rsidP="00F13AC9">
      <w:pPr>
        <w:spacing w:before="0" w:after="0"/>
        <w:rPr>
          <w:b/>
          <w:bCs/>
        </w:rPr>
      </w:pPr>
    </w:p>
    <w:p w14:paraId="388AF5B3" w14:textId="64AFB60C" w:rsidR="00F13AC9" w:rsidRDefault="00F13AC9" w:rsidP="00F13AC9">
      <w:pPr>
        <w:spacing w:before="0" w:after="0"/>
        <w:rPr>
          <w:b/>
          <w:bCs/>
        </w:rPr>
      </w:pPr>
    </w:p>
    <w:p w14:paraId="46009849" w14:textId="64AFB60C" w:rsidR="00F13AC9" w:rsidRDefault="00F13AC9" w:rsidP="00F13AC9">
      <w:pPr>
        <w:spacing w:before="0" w:after="0"/>
        <w:rPr>
          <w:b/>
          <w:bCs/>
        </w:rPr>
      </w:pPr>
    </w:p>
    <w:p w14:paraId="1FDF1492" w14:textId="64AFB60C" w:rsidR="00F13AC9" w:rsidRDefault="00F13AC9" w:rsidP="00F13AC9">
      <w:pPr>
        <w:spacing w:before="0" w:after="0"/>
        <w:rPr>
          <w:b/>
          <w:bCs/>
        </w:rPr>
      </w:pPr>
    </w:p>
    <w:p w14:paraId="4C24D5AB" w14:textId="64AFB60C" w:rsidR="00F13AC9" w:rsidRDefault="00F13AC9" w:rsidP="00F13AC9">
      <w:pPr>
        <w:spacing w:before="0" w:after="0"/>
        <w:rPr>
          <w:b/>
          <w:bCs/>
        </w:rPr>
      </w:pPr>
    </w:p>
    <w:p w14:paraId="3C25D68A" w14:textId="64AFB60C" w:rsidR="00F13AC9" w:rsidRDefault="00F13AC9" w:rsidP="00F13AC9">
      <w:pPr>
        <w:spacing w:before="0" w:after="0"/>
        <w:rPr>
          <w:b/>
          <w:bCs/>
        </w:rPr>
      </w:pPr>
    </w:p>
    <w:p w14:paraId="09683A78" w14:textId="64AFB60C" w:rsidR="00F13AC9" w:rsidRDefault="00F13AC9" w:rsidP="00F13AC9">
      <w:pPr>
        <w:spacing w:before="0" w:after="0"/>
        <w:rPr>
          <w:b/>
          <w:bCs/>
        </w:rPr>
      </w:pPr>
    </w:p>
    <w:p w14:paraId="634183E8" w14:textId="77777777" w:rsidR="009035FA" w:rsidRPr="009035FA" w:rsidRDefault="009035FA" w:rsidP="009035FA"/>
    <w:p w14:paraId="1879BB19" w14:textId="77777777" w:rsidR="009035FA" w:rsidRPr="009035FA" w:rsidRDefault="009035FA" w:rsidP="009035FA"/>
    <w:p w14:paraId="7CDB5A6B" w14:textId="77777777" w:rsidR="009035FA" w:rsidRPr="009035FA" w:rsidRDefault="009035FA" w:rsidP="009035FA"/>
    <w:p w14:paraId="7AC9596F" w14:textId="77777777" w:rsidR="009035FA" w:rsidRDefault="009035FA" w:rsidP="009035FA"/>
    <w:p w14:paraId="3EB269BC" w14:textId="77777777" w:rsidR="009035FA" w:rsidRDefault="009035FA" w:rsidP="009035FA"/>
    <w:p w14:paraId="4E2A6CC0" w14:textId="77777777" w:rsidR="009035FA" w:rsidRDefault="009035FA" w:rsidP="009035FA"/>
    <w:p w14:paraId="4C08800A" w14:textId="77777777" w:rsidR="009035FA" w:rsidRPr="009035FA" w:rsidRDefault="009035FA" w:rsidP="009035FA"/>
    <w:p w14:paraId="7E97BA66" w14:textId="64AFB60C" w:rsidR="00F13AC9" w:rsidRDefault="00F13AC9" w:rsidP="00D50C1A">
      <w:pPr>
        <w:pStyle w:val="Heading3"/>
        <w:numPr>
          <w:ilvl w:val="2"/>
          <w:numId w:val="13"/>
        </w:numPr>
      </w:pPr>
      <w:r>
        <w:t>Service Development and Testing</w:t>
      </w:r>
    </w:p>
    <w:p w14:paraId="1DD6CCB9" w14:textId="64AFB60C" w:rsidR="00F13AC9" w:rsidRPr="00BE2E57" w:rsidRDefault="00F13AC9" w:rsidP="00D50C1A">
      <w:pPr>
        <w:pStyle w:val="ListParagraph"/>
        <w:numPr>
          <w:ilvl w:val="3"/>
          <w:numId w:val="13"/>
        </w:numPr>
        <w:rPr>
          <w:b/>
          <w:bCs/>
        </w:rPr>
      </w:pPr>
      <w:r>
        <w:rPr>
          <w:b/>
          <w:bCs/>
        </w:rPr>
        <w:t xml:space="preserve"> </w:t>
      </w:r>
      <w:r w:rsidRPr="00BE2E57">
        <w:rPr>
          <w:b/>
          <w:bCs/>
        </w:rPr>
        <w:t xml:space="preserve">Tools Used </w:t>
      </w:r>
    </w:p>
    <w:p w14:paraId="54789DD0" w14:textId="64AFB60C" w:rsidR="00F13AC9" w:rsidRPr="009B7F34" w:rsidRDefault="00F13AC9" w:rsidP="00F13AC9">
      <w:pPr>
        <w:pStyle w:val="ListParagraph"/>
        <w:ind w:left="1080"/>
        <w:rPr>
          <w:b/>
          <w:bCs/>
        </w:rPr>
      </w:pPr>
    </w:p>
    <w:p w14:paraId="324B0EC7" w14:textId="64AFB60C" w:rsidR="00F13AC9" w:rsidRDefault="00F13AC9" w:rsidP="00D50C1A">
      <w:pPr>
        <w:pStyle w:val="ListParagraph"/>
        <w:numPr>
          <w:ilvl w:val="0"/>
          <w:numId w:val="6"/>
        </w:numPr>
        <w:ind w:left="450"/>
      </w:pPr>
      <w:r w:rsidRPr="0015345B">
        <w:rPr>
          <w:b/>
          <w:bCs/>
        </w:rPr>
        <w:t>Eclipse + JRE 1</w:t>
      </w:r>
      <w:r>
        <w:rPr>
          <w:b/>
          <w:bCs/>
        </w:rPr>
        <w:t>7</w:t>
      </w:r>
      <w:r w:rsidRPr="0015345B">
        <w:rPr>
          <w:b/>
          <w:bCs/>
        </w:rPr>
        <w:t xml:space="preserve">/JDK </w:t>
      </w:r>
      <w:r>
        <w:rPr>
          <w:b/>
          <w:bCs/>
        </w:rPr>
        <w:t>17</w:t>
      </w:r>
      <w:r w:rsidRPr="0015345B">
        <w:rPr>
          <w:b/>
          <w:bCs/>
        </w:rPr>
        <w:t xml:space="preserve"> + Apache Tomcat 9 </w:t>
      </w:r>
      <w:r w:rsidRPr="0015345B">
        <w:t>with</w:t>
      </w:r>
      <w:r w:rsidRPr="0015345B">
        <w:rPr>
          <w:b/>
          <w:bCs/>
        </w:rPr>
        <w:t xml:space="preserve"> Jersey</w:t>
      </w:r>
      <w:r>
        <w:t xml:space="preserve"> </w:t>
      </w:r>
      <w:r w:rsidRPr="0015345B">
        <w:rPr>
          <w:b/>
          <w:bCs/>
        </w:rPr>
        <w:t>Library</w:t>
      </w:r>
      <w:r>
        <w:t xml:space="preserve"> were used to develop the code base of the user service. Reason for using the specific versions mentioned above was that they are the latest versions supported by JAX-RS and Jersey version 2.35.</w:t>
      </w:r>
    </w:p>
    <w:p w14:paraId="0482B672" w14:textId="64AFB60C" w:rsidR="00F13AC9" w:rsidRDefault="00F13AC9" w:rsidP="00D50C1A">
      <w:pPr>
        <w:pStyle w:val="ListParagraph"/>
        <w:numPr>
          <w:ilvl w:val="0"/>
          <w:numId w:val="6"/>
        </w:numPr>
        <w:ind w:left="450"/>
      </w:pPr>
      <w:r w:rsidRPr="0015345B">
        <w:rPr>
          <w:b/>
          <w:bCs/>
        </w:rPr>
        <w:t>Maven 3.</w:t>
      </w:r>
      <w:r>
        <w:rPr>
          <w:b/>
          <w:bCs/>
        </w:rPr>
        <w:t>8.5</w:t>
      </w:r>
      <w:r w:rsidRPr="0015345B">
        <w:rPr>
          <w:b/>
          <w:bCs/>
        </w:rPr>
        <w:t xml:space="preserve"> </w:t>
      </w:r>
      <w:r>
        <w:t>was used for dependency management to easily add required dependencies and plugins without any issues and setting any manual configurations.</w:t>
      </w:r>
    </w:p>
    <w:p w14:paraId="259DF833" w14:textId="64AFB60C" w:rsidR="00F13AC9" w:rsidRDefault="00F13AC9" w:rsidP="00D50C1A">
      <w:pPr>
        <w:pStyle w:val="ListParagraph"/>
        <w:numPr>
          <w:ilvl w:val="0"/>
          <w:numId w:val="6"/>
        </w:numPr>
        <w:ind w:left="450"/>
      </w:pPr>
      <w:r w:rsidRPr="0015345B">
        <w:rPr>
          <w:b/>
          <w:bCs/>
        </w:rPr>
        <w:t>GitHub</w:t>
      </w:r>
      <w:r>
        <w:t xml:space="preserve"> was used to enable team collaborations and have a comprehensive clean history that is recoverable in case of a crash or any other development related issues.</w:t>
      </w:r>
    </w:p>
    <w:p w14:paraId="38478CA0" w14:textId="64AFB60C" w:rsidR="00F13AC9" w:rsidRDefault="00F13AC9" w:rsidP="00D50C1A">
      <w:pPr>
        <w:pStyle w:val="ListParagraph"/>
        <w:numPr>
          <w:ilvl w:val="0"/>
          <w:numId w:val="6"/>
        </w:numPr>
        <w:ind w:left="450"/>
      </w:pPr>
      <w:r w:rsidRPr="0015345B">
        <w:rPr>
          <w:b/>
          <w:bCs/>
        </w:rPr>
        <w:t>JSON</w:t>
      </w:r>
      <w:r>
        <w:t xml:space="preserve"> was used to transfer data in every endpoint so that services/ clients can easily communicate with the web service rather than dealing with various media types in responses.</w:t>
      </w:r>
    </w:p>
    <w:p w14:paraId="6790D3C5" w14:textId="3907A35E" w:rsidR="000A48CD" w:rsidRDefault="000A48CD" w:rsidP="00D50C1A">
      <w:pPr>
        <w:pStyle w:val="ListParagraph"/>
        <w:numPr>
          <w:ilvl w:val="0"/>
          <w:numId w:val="6"/>
        </w:numPr>
        <w:ind w:left="450"/>
      </w:pPr>
      <w:r>
        <w:rPr>
          <w:b/>
          <w:bCs/>
        </w:rPr>
        <w:t xml:space="preserve">JUnit </w:t>
      </w:r>
      <w:r w:rsidRPr="00075A20">
        <w:t>was used</w:t>
      </w:r>
      <w:r>
        <w:rPr>
          <w:b/>
          <w:bCs/>
        </w:rPr>
        <w:t xml:space="preserve"> </w:t>
      </w:r>
      <w:r>
        <w:t xml:space="preserve">as the testing tool to check the functionalities of the </w:t>
      </w:r>
      <w:proofErr w:type="spellStart"/>
      <w:r>
        <w:t>ElectroGrid</w:t>
      </w:r>
      <w:proofErr w:type="spellEnd"/>
      <w:r>
        <w:t xml:space="preserve"> system. </w:t>
      </w:r>
    </w:p>
    <w:p w14:paraId="4D588578" w14:textId="027C5ECD" w:rsidR="00F13AC9" w:rsidRDefault="00F13AC9" w:rsidP="00D50C1A">
      <w:pPr>
        <w:pStyle w:val="ListParagraph"/>
        <w:numPr>
          <w:ilvl w:val="0"/>
          <w:numId w:val="6"/>
        </w:numPr>
        <w:ind w:left="450"/>
      </w:pPr>
      <w:r w:rsidRPr="0015345B">
        <w:rPr>
          <w:b/>
          <w:bCs/>
        </w:rPr>
        <w:t>Postman</w:t>
      </w:r>
      <w:r>
        <w:t xml:space="preserve"> was used as a test client rather than using a regular browser, where all types of HTTP requests can be sent with proper data types included in the request header and payload.</w:t>
      </w:r>
    </w:p>
    <w:p w14:paraId="53B99F61" w14:textId="77777777" w:rsidR="00EC5B7B" w:rsidRPr="00EC5B7B" w:rsidRDefault="00EC5B7B" w:rsidP="00EC5B7B"/>
    <w:p w14:paraId="58053831" w14:textId="7612125B" w:rsidR="00F13AC9" w:rsidRPr="00A73CB2" w:rsidRDefault="00F13AC9" w:rsidP="00D50C1A">
      <w:pPr>
        <w:pStyle w:val="ListParagraph"/>
        <w:numPr>
          <w:ilvl w:val="3"/>
          <w:numId w:val="13"/>
        </w:numPr>
        <w:rPr>
          <w:b/>
        </w:rPr>
      </w:pPr>
      <w:r w:rsidRPr="00A73CB2">
        <w:rPr>
          <w:b/>
        </w:rPr>
        <w:lastRenderedPageBreak/>
        <w:t>Testing methodology and results</w:t>
      </w:r>
    </w:p>
    <w:p w14:paraId="5B498358" w14:textId="64AFB60C" w:rsidR="00F13AC9" w:rsidRPr="00393E53" w:rsidRDefault="00F13AC9" w:rsidP="00F13AC9">
      <w:pPr>
        <w:ind w:left="360"/>
        <w:rPr>
          <w:b/>
        </w:rPr>
      </w:pPr>
      <w:r w:rsidRPr="3D5A429F">
        <w:rPr>
          <w:b/>
        </w:rPr>
        <w:t>Functional Testing –</w:t>
      </w:r>
    </w:p>
    <w:p w14:paraId="0370F3D4" w14:textId="77777777" w:rsidR="00F13AC9" w:rsidRPr="000655BF" w:rsidRDefault="00F13AC9" w:rsidP="00D50C1A">
      <w:pPr>
        <w:pStyle w:val="ListParagraph"/>
        <w:numPr>
          <w:ilvl w:val="0"/>
          <w:numId w:val="9"/>
        </w:numPr>
        <w:spacing w:before="0" w:after="160"/>
        <w:jc w:val="left"/>
      </w:pPr>
      <w:r w:rsidRPr="2B98D90A">
        <w:rPr>
          <w:rFonts w:cs="Arial"/>
          <w:color w:val="202124"/>
          <w:shd w:val="clear" w:color="auto" w:fill="FFFFFF"/>
        </w:rPr>
        <w:t>Inserted values are validated and all the validations functions properly</w:t>
      </w:r>
    </w:p>
    <w:p w14:paraId="5DC3366F" w14:textId="77777777" w:rsidR="00C74E53" w:rsidRPr="000655BF" w:rsidRDefault="00C74E53" w:rsidP="00D50C1A">
      <w:pPr>
        <w:pStyle w:val="ListParagraph"/>
        <w:numPr>
          <w:ilvl w:val="0"/>
          <w:numId w:val="9"/>
        </w:numPr>
        <w:spacing w:before="0" w:after="160"/>
        <w:jc w:val="left"/>
        <w:rPr>
          <w:szCs w:val="24"/>
        </w:rPr>
      </w:pPr>
      <w:r w:rsidRPr="000655BF">
        <w:rPr>
          <w:szCs w:val="24"/>
        </w:rPr>
        <w:t xml:space="preserve">Test cases are executed </w:t>
      </w:r>
      <w:r>
        <w:rPr>
          <w:szCs w:val="24"/>
        </w:rPr>
        <w:t>using JUnit testing tool</w:t>
      </w:r>
      <w:r w:rsidRPr="000655BF">
        <w:rPr>
          <w:szCs w:val="24"/>
        </w:rPr>
        <w:t xml:space="preserve"> providing expected output</w:t>
      </w:r>
      <w:r>
        <w:rPr>
          <w:szCs w:val="24"/>
        </w:rPr>
        <w:t>.</w:t>
      </w:r>
    </w:p>
    <w:p w14:paraId="250C1C7D" w14:textId="77777777" w:rsidR="00C74E53" w:rsidRPr="000655BF" w:rsidRDefault="00C74E53" w:rsidP="00D50C1A">
      <w:pPr>
        <w:pStyle w:val="ListParagraph"/>
        <w:numPr>
          <w:ilvl w:val="0"/>
          <w:numId w:val="9"/>
        </w:numPr>
        <w:spacing w:before="0" w:after="160"/>
        <w:jc w:val="left"/>
        <w:rPr>
          <w:szCs w:val="24"/>
        </w:rPr>
      </w:pPr>
      <w:r>
        <w:rPr>
          <w:szCs w:val="24"/>
        </w:rPr>
        <w:t>APIs are tested using Postman by passing necessary payloads.</w:t>
      </w:r>
    </w:p>
    <w:p w14:paraId="7777FE97" w14:textId="64AFB60C" w:rsidR="00F13AC9" w:rsidRPr="00393E53" w:rsidRDefault="00F13AC9" w:rsidP="00F13AC9">
      <w:pPr>
        <w:rPr>
          <w:b/>
        </w:rPr>
      </w:pPr>
      <w:r w:rsidRPr="3D5A429F">
        <w:rPr>
          <w:b/>
        </w:rPr>
        <w:t xml:space="preserve">       Database testing –</w:t>
      </w:r>
    </w:p>
    <w:p w14:paraId="516EDDB1" w14:textId="64AFB60C" w:rsidR="00F13AC9" w:rsidRDefault="00F13AC9" w:rsidP="00D50C1A">
      <w:pPr>
        <w:pStyle w:val="ListParagraph"/>
        <w:numPr>
          <w:ilvl w:val="0"/>
          <w:numId w:val="10"/>
        </w:numPr>
        <w:spacing w:before="0" w:after="160"/>
        <w:jc w:val="left"/>
      </w:pPr>
      <w:r>
        <w:t>CRUD operations are performed without any errors.</w:t>
      </w:r>
    </w:p>
    <w:p w14:paraId="253BAC70" w14:textId="64AFB60C" w:rsidR="00F13AC9" w:rsidRDefault="00F13AC9" w:rsidP="00F13AC9">
      <w:pPr>
        <w:spacing w:before="0" w:after="160"/>
        <w:jc w:val="left"/>
      </w:pPr>
    </w:p>
    <w:tbl>
      <w:tblPr>
        <w:tblStyle w:val="GridTable1Light"/>
        <w:tblW w:w="0" w:type="auto"/>
        <w:tblLook w:val="04A0" w:firstRow="1" w:lastRow="0" w:firstColumn="1" w:lastColumn="0" w:noHBand="0" w:noVBand="1"/>
      </w:tblPr>
      <w:tblGrid>
        <w:gridCol w:w="1558"/>
        <w:gridCol w:w="1558"/>
        <w:gridCol w:w="1558"/>
        <w:gridCol w:w="1558"/>
        <w:gridCol w:w="1559"/>
        <w:gridCol w:w="1559"/>
      </w:tblGrid>
      <w:tr w:rsidR="00F13AC9" w14:paraId="17A6098D" w14:textId="77777777" w:rsidTr="009D0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D53160E" w14:textId="77777777" w:rsidR="00F13AC9" w:rsidRPr="00885B72" w:rsidRDefault="00F13AC9" w:rsidP="009D0F5A">
            <w:pPr>
              <w:spacing w:before="0" w:after="160"/>
              <w:jc w:val="center"/>
              <w:rPr>
                <w:sz w:val="18"/>
                <w:szCs w:val="18"/>
              </w:rPr>
            </w:pPr>
            <w:r w:rsidRPr="00885B72">
              <w:rPr>
                <w:sz w:val="18"/>
                <w:szCs w:val="18"/>
              </w:rPr>
              <w:t>Test ID</w:t>
            </w:r>
          </w:p>
        </w:tc>
        <w:tc>
          <w:tcPr>
            <w:tcW w:w="1558" w:type="dxa"/>
          </w:tcPr>
          <w:p w14:paraId="77822153" w14:textId="77777777" w:rsidR="00F13AC9" w:rsidRPr="00885B72" w:rsidRDefault="00F13AC9" w:rsidP="009D0F5A">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0885B72">
              <w:rPr>
                <w:sz w:val="18"/>
                <w:szCs w:val="18"/>
              </w:rPr>
              <w:t>Test Case</w:t>
            </w:r>
          </w:p>
        </w:tc>
        <w:tc>
          <w:tcPr>
            <w:tcW w:w="1558" w:type="dxa"/>
          </w:tcPr>
          <w:p w14:paraId="5645724D" w14:textId="77777777" w:rsidR="00F13AC9" w:rsidRPr="00885B72" w:rsidRDefault="00F13AC9" w:rsidP="009D0F5A">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0885B72">
              <w:rPr>
                <w:sz w:val="18"/>
                <w:szCs w:val="18"/>
              </w:rPr>
              <w:t>Inputs</w:t>
            </w:r>
          </w:p>
        </w:tc>
        <w:tc>
          <w:tcPr>
            <w:tcW w:w="1558" w:type="dxa"/>
          </w:tcPr>
          <w:p w14:paraId="413EC545" w14:textId="77777777" w:rsidR="00F13AC9" w:rsidRPr="00885B72" w:rsidRDefault="00F13AC9" w:rsidP="009D0F5A">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0885B72">
              <w:rPr>
                <w:sz w:val="18"/>
                <w:szCs w:val="18"/>
              </w:rPr>
              <w:t>Expected Output</w:t>
            </w:r>
          </w:p>
        </w:tc>
        <w:tc>
          <w:tcPr>
            <w:tcW w:w="1559" w:type="dxa"/>
          </w:tcPr>
          <w:p w14:paraId="2022C4FB" w14:textId="77777777" w:rsidR="00F13AC9" w:rsidRPr="00885B72" w:rsidRDefault="00F13AC9" w:rsidP="009D0F5A">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0885B72">
              <w:rPr>
                <w:sz w:val="18"/>
                <w:szCs w:val="18"/>
              </w:rPr>
              <w:t>Actual Output</w:t>
            </w:r>
          </w:p>
        </w:tc>
        <w:tc>
          <w:tcPr>
            <w:tcW w:w="1559" w:type="dxa"/>
          </w:tcPr>
          <w:p w14:paraId="70EB8DA6" w14:textId="77777777" w:rsidR="00F13AC9" w:rsidRPr="00885B72" w:rsidRDefault="00F13AC9" w:rsidP="009D0F5A">
            <w:pPr>
              <w:spacing w:before="0" w:after="160"/>
              <w:jc w:val="center"/>
              <w:cnfStyle w:val="100000000000" w:firstRow="1" w:lastRow="0" w:firstColumn="0" w:lastColumn="0" w:oddVBand="0" w:evenVBand="0" w:oddHBand="0" w:evenHBand="0" w:firstRowFirstColumn="0" w:firstRowLastColumn="0" w:lastRowFirstColumn="0" w:lastRowLastColumn="0"/>
              <w:rPr>
                <w:sz w:val="18"/>
                <w:szCs w:val="18"/>
              </w:rPr>
            </w:pPr>
            <w:r w:rsidRPr="00885B72">
              <w:rPr>
                <w:sz w:val="18"/>
                <w:szCs w:val="18"/>
              </w:rPr>
              <w:t>Status</w:t>
            </w:r>
          </w:p>
        </w:tc>
      </w:tr>
      <w:tr w:rsidR="00F13AC9" w14:paraId="218E02C3" w14:textId="77777777" w:rsidTr="009D0F5A">
        <w:tc>
          <w:tcPr>
            <w:cnfStyle w:val="001000000000" w:firstRow="0" w:lastRow="0" w:firstColumn="1" w:lastColumn="0" w:oddVBand="0" w:evenVBand="0" w:oddHBand="0" w:evenHBand="0" w:firstRowFirstColumn="0" w:firstRowLastColumn="0" w:lastRowFirstColumn="0" w:lastRowLastColumn="0"/>
            <w:tcW w:w="1558" w:type="dxa"/>
          </w:tcPr>
          <w:p w14:paraId="57C91D98" w14:textId="77777777" w:rsidR="00F13AC9" w:rsidRPr="00885B72" w:rsidRDefault="00F13AC9" w:rsidP="009D0F5A">
            <w:pPr>
              <w:spacing w:before="0" w:after="160"/>
              <w:jc w:val="left"/>
              <w:rPr>
                <w:sz w:val="18"/>
                <w:szCs w:val="18"/>
              </w:rPr>
            </w:pPr>
            <w:r w:rsidRPr="00885B72">
              <w:rPr>
                <w:sz w:val="18"/>
                <w:szCs w:val="18"/>
              </w:rPr>
              <w:t>1</w:t>
            </w:r>
          </w:p>
        </w:tc>
        <w:tc>
          <w:tcPr>
            <w:tcW w:w="1558" w:type="dxa"/>
          </w:tcPr>
          <w:p w14:paraId="598132F9" w14:textId="028E3350"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 xml:space="preserve">Get all </w:t>
            </w:r>
            <w:r w:rsidR="0080435E">
              <w:rPr>
                <w:sz w:val="18"/>
                <w:szCs w:val="18"/>
              </w:rPr>
              <w:t>supplier</w:t>
            </w:r>
            <w:r w:rsidRPr="00885B72">
              <w:rPr>
                <w:sz w:val="18"/>
                <w:szCs w:val="18"/>
              </w:rPr>
              <w:t xml:space="preserve"> details</w:t>
            </w:r>
          </w:p>
        </w:tc>
        <w:tc>
          <w:tcPr>
            <w:tcW w:w="1558" w:type="dxa"/>
          </w:tcPr>
          <w:p w14:paraId="4C8D63BB" w14:textId="77777777"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w:t>
            </w:r>
          </w:p>
        </w:tc>
        <w:tc>
          <w:tcPr>
            <w:tcW w:w="1558" w:type="dxa"/>
          </w:tcPr>
          <w:p w14:paraId="6737DEA3" w14:textId="508D21E5"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 table that contains details of all the </w:t>
            </w:r>
            <w:r w:rsidR="0080435E">
              <w:rPr>
                <w:sz w:val="18"/>
                <w:szCs w:val="18"/>
              </w:rPr>
              <w:t>suppliers</w:t>
            </w:r>
          </w:p>
        </w:tc>
        <w:tc>
          <w:tcPr>
            <w:tcW w:w="1559" w:type="dxa"/>
          </w:tcPr>
          <w:p w14:paraId="65650E05" w14:textId="33EB5809"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 table that contains details of all the </w:t>
            </w:r>
            <w:r w:rsidR="0080435E">
              <w:rPr>
                <w:sz w:val="18"/>
                <w:szCs w:val="18"/>
              </w:rPr>
              <w:t>suppliers</w:t>
            </w:r>
          </w:p>
        </w:tc>
        <w:tc>
          <w:tcPr>
            <w:tcW w:w="1559" w:type="dxa"/>
          </w:tcPr>
          <w:p w14:paraId="70D7CADA" w14:textId="77777777"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Pass</w:t>
            </w:r>
          </w:p>
        </w:tc>
      </w:tr>
      <w:tr w:rsidR="00F13AC9" w14:paraId="521F75B7" w14:textId="77777777" w:rsidTr="009D0F5A">
        <w:tc>
          <w:tcPr>
            <w:cnfStyle w:val="001000000000" w:firstRow="0" w:lastRow="0" w:firstColumn="1" w:lastColumn="0" w:oddVBand="0" w:evenVBand="0" w:oddHBand="0" w:evenHBand="0" w:firstRowFirstColumn="0" w:firstRowLastColumn="0" w:lastRowFirstColumn="0" w:lastRowLastColumn="0"/>
            <w:tcW w:w="1558" w:type="dxa"/>
          </w:tcPr>
          <w:p w14:paraId="600CA62A" w14:textId="77777777" w:rsidR="00F13AC9" w:rsidRPr="00885B72" w:rsidRDefault="00F13AC9" w:rsidP="009D0F5A">
            <w:pPr>
              <w:spacing w:before="0" w:after="160"/>
              <w:jc w:val="left"/>
              <w:rPr>
                <w:sz w:val="18"/>
                <w:szCs w:val="18"/>
              </w:rPr>
            </w:pPr>
            <w:r w:rsidRPr="00885B72">
              <w:rPr>
                <w:sz w:val="18"/>
                <w:szCs w:val="18"/>
              </w:rPr>
              <w:t>2</w:t>
            </w:r>
          </w:p>
        </w:tc>
        <w:tc>
          <w:tcPr>
            <w:tcW w:w="1558" w:type="dxa"/>
          </w:tcPr>
          <w:p w14:paraId="604F835B" w14:textId="59D1F028"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 xml:space="preserve">Insert </w:t>
            </w:r>
            <w:r w:rsidR="0080435E">
              <w:rPr>
                <w:sz w:val="18"/>
                <w:szCs w:val="18"/>
              </w:rPr>
              <w:t>supplier</w:t>
            </w:r>
            <w:r w:rsidRPr="00885B72">
              <w:rPr>
                <w:sz w:val="18"/>
                <w:szCs w:val="18"/>
              </w:rPr>
              <w:t xml:space="preserve"> details</w:t>
            </w:r>
          </w:p>
        </w:tc>
        <w:tc>
          <w:tcPr>
            <w:tcW w:w="1558" w:type="dxa"/>
          </w:tcPr>
          <w:p w14:paraId="656F1BB0" w14:textId="2BEF990B"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885B72">
              <w:rPr>
                <w:rFonts w:eastAsia="Times New Roman" w:cs="Times New Roman"/>
                <w:color w:val="000000"/>
                <w:sz w:val="18"/>
                <w:szCs w:val="18"/>
                <w:lang w:bidi="si-LK"/>
              </w:rPr>
              <w:t xml:space="preserve">JSON object containing new </w:t>
            </w:r>
            <w:r w:rsidR="0080435E">
              <w:rPr>
                <w:rFonts w:eastAsia="Times New Roman" w:cs="Times New Roman"/>
                <w:color w:val="000000"/>
                <w:sz w:val="18"/>
                <w:szCs w:val="18"/>
                <w:lang w:bidi="si-LK"/>
              </w:rPr>
              <w:t>sup</w:t>
            </w:r>
            <w:r w:rsidR="00B41CF1">
              <w:rPr>
                <w:rFonts w:eastAsia="Times New Roman" w:cs="Times New Roman"/>
                <w:color w:val="000000"/>
                <w:sz w:val="18"/>
                <w:szCs w:val="18"/>
                <w:lang w:bidi="si-LK"/>
              </w:rPr>
              <w:t>p</w:t>
            </w:r>
            <w:r w:rsidR="0080435E">
              <w:rPr>
                <w:rFonts w:eastAsia="Times New Roman" w:cs="Times New Roman"/>
                <w:color w:val="000000"/>
                <w:sz w:val="18"/>
                <w:szCs w:val="18"/>
                <w:lang w:bidi="si-LK"/>
              </w:rPr>
              <w:t>lier</w:t>
            </w:r>
            <w:r w:rsidRPr="00885B72">
              <w:rPr>
                <w:rFonts w:eastAsia="Times New Roman" w:cs="Times New Roman"/>
                <w:color w:val="000000"/>
                <w:sz w:val="18"/>
                <w:szCs w:val="18"/>
                <w:lang w:bidi="si-LK"/>
              </w:rPr>
              <w:t xml:space="preserve"> data</w:t>
            </w:r>
          </w:p>
        </w:tc>
        <w:tc>
          <w:tcPr>
            <w:tcW w:w="1558" w:type="dxa"/>
          </w:tcPr>
          <w:p w14:paraId="728622C6" w14:textId="77777777"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Display insertion success message</w:t>
            </w:r>
          </w:p>
        </w:tc>
        <w:tc>
          <w:tcPr>
            <w:tcW w:w="1559" w:type="dxa"/>
          </w:tcPr>
          <w:p w14:paraId="1EF0FF17" w14:textId="77777777"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Insertion success message has been displayed</w:t>
            </w:r>
          </w:p>
        </w:tc>
        <w:tc>
          <w:tcPr>
            <w:tcW w:w="1559" w:type="dxa"/>
          </w:tcPr>
          <w:p w14:paraId="1E76E442" w14:textId="77777777"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Pass</w:t>
            </w:r>
          </w:p>
        </w:tc>
      </w:tr>
      <w:tr w:rsidR="00F13AC9" w14:paraId="455CA497" w14:textId="77777777" w:rsidTr="009D0F5A">
        <w:tc>
          <w:tcPr>
            <w:cnfStyle w:val="001000000000" w:firstRow="0" w:lastRow="0" w:firstColumn="1" w:lastColumn="0" w:oddVBand="0" w:evenVBand="0" w:oddHBand="0" w:evenHBand="0" w:firstRowFirstColumn="0" w:firstRowLastColumn="0" w:lastRowFirstColumn="0" w:lastRowLastColumn="0"/>
            <w:tcW w:w="1558" w:type="dxa"/>
          </w:tcPr>
          <w:p w14:paraId="1BF3E119" w14:textId="77777777" w:rsidR="00F13AC9" w:rsidRPr="00885B72" w:rsidRDefault="00F13AC9" w:rsidP="009D0F5A">
            <w:pPr>
              <w:spacing w:before="0" w:after="160"/>
              <w:jc w:val="left"/>
              <w:rPr>
                <w:sz w:val="18"/>
                <w:szCs w:val="18"/>
              </w:rPr>
            </w:pPr>
            <w:r w:rsidRPr="00885B72">
              <w:rPr>
                <w:sz w:val="18"/>
                <w:szCs w:val="18"/>
              </w:rPr>
              <w:t>3</w:t>
            </w:r>
          </w:p>
        </w:tc>
        <w:tc>
          <w:tcPr>
            <w:tcW w:w="1558" w:type="dxa"/>
          </w:tcPr>
          <w:p w14:paraId="760F39F8" w14:textId="0BE35990"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 xml:space="preserve">Update </w:t>
            </w:r>
            <w:r w:rsidR="00B41CF1">
              <w:rPr>
                <w:sz w:val="18"/>
                <w:szCs w:val="18"/>
              </w:rPr>
              <w:t>supplier</w:t>
            </w:r>
            <w:r w:rsidRPr="00885B72">
              <w:rPr>
                <w:sz w:val="18"/>
                <w:szCs w:val="18"/>
              </w:rPr>
              <w:t xml:space="preserve"> details</w:t>
            </w:r>
          </w:p>
        </w:tc>
        <w:tc>
          <w:tcPr>
            <w:tcW w:w="1558" w:type="dxa"/>
          </w:tcPr>
          <w:p w14:paraId="412FE0A5" w14:textId="6BA601B2"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rFonts w:eastAsia="Times New Roman" w:cs="Times New Roman"/>
                <w:color w:val="000000"/>
                <w:sz w:val="18"/>
                <w:szCs w:val="18"/>
                <w:lang w:bidi="si-LK"/>
              </w:rPr>
              <w:t xml:space="preserve">JSON object containing updated </w:t>
            </w:r>
            <w:r w:rsidR="0079511B">
              <w:rPr>
                <w:rFonts w:eastAsia="Times New Roman" w:cs="Times New Roman"/>
                <w:color w:val="000000"/>
                <w:sz w:val="18"/>
                <w:szCs w:val="18"/>
                <w:lang w:bidi="si-LK"/>
              </w:rPr>
              <w:t>supplier</w:t>
            </w:r>
            <w:r w:rsidRPr="00885B72">
              <w:rPr>
                <w:rFonts w:eastAsia="Times New Roman" w:cs="Times New Roman"/>
                <w:color w:val="000000"/>
                <w:sz w:val="18"/>
                <w:szCs w:val="18"/>
                <w:lang w:bidi="si-LK"/>
              </w:rPr>
              <w:t xml:space="preserve"> data</w:t>
            </w:r>
            <w:r w:rsidRPr="00885B72">
              <w:rPr>
                <w:sz w:val="18"/>
                <w:szCs w:val="18"/>
              </w:rPr>
              <w:t xml:space="preserve"> </w:t>
            </w:r>
          </w:p>
        </w:tc>
        <w:tc>
          <w:tcPr>
            <w:tcW w:w="1558" w:type="dxa"/>
          </w:tcPr>
          <w:p w14:paraId="64C9F607" w14:textId="77777777"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Display </w:t>
            </w:r>
            <w:proofErr w:type="spellStart"/>
            <w:r>
              <w:rPr>
                <w:sz w:val="18"/>
                <w:szCs w:val="18"/>
              </w:rPr>
              <w:t>updation</w:t>
            </w:r>
            <w:proofErr w:type="spellEnd"/>
            <w:r>
              <w:rPr>
                <w:sz w:val="18"/>
                <w:szCs w:val="18"/>
              </w:rPr>
              <w:t xml:space="preserve"> success message</w:t>
            </w:r>
          </w:p>
        </w:tc>
        <w:tc>
          <w:tcPr>
            <w:tcW w:w="1559" w:type="dxa"/>
          </w:tcPr>
          <w:p w14:paraId="32F04D73" w14:textId="77777777"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Updation</w:t>
            </w:r>
            <w:proofErr w:type="spellEnd"/>
            <w:r>
              <w:rPr>
                <w:sz w:val="18"/>
                <w:szCs w:val="18"/>
              </w:rPr>
              <w:t xml:space="preserve"> success message has been displayed</w:t>
            </w:r>
          </w:p>
        </w:tc>
        <w:tc>
          <w:tcPr>
            <w:tcW w:w="1559" w:type="dxa"/>
          </w:tcPr>
          <w:p w14:paraId="47D805A0" w14:textId="77777777"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Pass</w:t>
            </w:r>
          </w:p>
        </w:tc>
      </w:tr>
      <w:tr w:rsidR="00F13AC9" w14:paraId="37EFDE41" w14:textId="77777777" w:rsidTr="009D0F5A">
        <w:tc>
          <w:tcPr>
            <w:cnfStyle w:val="001000000000" w:firstRow="0" w:lastRow="0" w:firstColumn="1" w:lastColumn="0" w:oddVBand="0" w:evenVBand="0" w:oddHBand="0" w:evenHBand="0" w:firstRowFirstColumn="0" w:firstRowLastColumn="0" w:lastRowFirstColumn="0" w:lastRowLastColumn="0"/>
            <w:tcW w:w="1558" w:type="dxa"/>
          </w:tcPr>
          <w:p w14:paraId="0E230A0D" w14:textId="77777777" w:rsidR="00F13AC9" w:rsidRPr="00885B72" w:rsidRDefault="00F13AC9" w:rsidP="009D0F5A">
            <w:pPr>
              <w:spacing w:before="0" w:after="160"/>
              <w:jc w:val="left"/>
              <w:rPr>
                <w:sz w:val="18"/>
                <w:szCs w:val="18"/>
              </w:rPr>
            </w:pPr>
            <w:r>
              <w:rPr>
                <w:sz w:val="18"/>
                <w:szCs w:val="18"/>
              </w:rPr>
              <w:t>4</w:t>
            </w:r>
          </w:p>
        </w:tc>
        <w:tc>
          <w:tcPr>
            <w:tcW w:w="1558" w:type="dxa"/>
          </w:tcPr>
          <w:p w14:paraId="71455C5A" w14:textId="70DCF263"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Delete </w:t>
            </w:r>
            <w:r w:rsidR="0079511B">
              <w:rPr>
                <w:sz w:val="18"/>
                <w:szCs w:val="18"/>
              </w:rPr>
              <w:t>supplier</w:t>
            </w:r>
            <w:r>
              <w:rPr>
                <w:sz w:val="18"/>
                <w:szCs w:val="18"/>
              </w:rPr>
              <w:t xml:space="preserve"> </w:t>
            </w:r>
          </w:p>
        </w:tc>
        <w:tc>
          <w:tcPr>
            <w:tcW w:w="1558" w:type="dxa"/>
          </w:tcPr>
          <w:p w14:paraId="0CF4DB6A" w14:textId="1986FC8E"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rFonts w:eastAsia="Times New Roman" w:cs="Times New Roman"/>
                <w:color w:val="000000"/>
                <w:sz w:val="18"/>
                <w:szCs w:val="18"/>
                <w:lang w:bidi="si-LK"/>
              </w:rPr>
              <w:t xml:space="preserve">JSON object containing </w:t>
            </w:r>
            <w:r w:rsidR="0079511B">
              <w:rPr>
                <w:rFonts w:eastAsia="Times New Roman" w:cs="Times New Roman"/>
                <w:color w:val="000000"/>
                <w:sz w:val="18"/>
                <w:szCs w:val="18"/>
                <w:lang w:bidi="si-LK"/>
              </w:rPr>
              <w:t>supplier</w:t>
            </w:r>
            <w:r w:rsidRPr="00885B72">
              <w:rPr>
                <w:rFonts w:eastAsia="Times New Roman" w:cs="Times New Roman"/>
                <w:color w:val="000000"/>
                <w:sz w:val="18"/>
                <w:szCs w:val="18"/>
                <w:lang w:bidi="si-LK"/>
              </w:rPr>
              <w:t xml:space="preserve"> </w:t>
            </w:r>
            <w:r>
              <w:rPr>
                <w:rFonts w:eastAsia="Times New Roman" w:cs="Times New Roman"/>
                <w:color w:val="000000"/>
                <w:sz w:val="18"/>
                <w:szCs w:val="18"/>
                <w:lang w:bidi="si-LK"/>
              </w:rPr>
              <w:t>ID</w:t>
            </w:r>
          </w:p>
        </w:tc>
        <w:tc>
          <w:tcPr>
            <w:tcW w:w="1558" w:type="dxa"/>
          </w:tcPr>
          <w:p w14:paraId="28922895" w14:textId="77777777"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Display deletion success message</w:t>
            </w:r>
          </w:p>
        </w:tc>
        <w:tc>
          <w:tcPr>
            <w:tcW w:w="1559" w:type="dxa"/>
          </w:tcPr>
          <w:p w14:paraId="0A2BA304" w14:textId="77777777"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Deletion success message has been displayed</w:t>
            </w:r>
          </w:p>
        </w:tc>
        <w:tc>
          <w:tcPr>
            <w:tcW w:w="1559" w:type="dxa"/>
          </w:tcPr>
          <w:p w14:paraId="47197D7C" w14:textId="77777777"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Pass</w:t>
            </w:r>
          </w:p>
        </w:tc>
      </w:tr>
      <w:tr w:rsidR="00F13AC9" w14:paraId="14AB13F1" w14:textId="77777777" w:rsidTr="009D0F5A">
        <w:tc>
          <w:tcPr>
            <w:cnfStyle w:val="001000000000" w:firstRow="0" w:lastRow="0" w:firstColumn="1" w:lastColumn="0" w:oddVBand="0" w:evenVBand="0" w:oddHBand="0" w:evenHBand="0" w:firstRowFirstColumn="0" w:firstRowLastColumn="0" w:lastRowFirstColumn="0" w:lastRowLastColumn="0"/>
            <w:tcW w:w="1558" w:type="dxa"/>
          </w:tcPr>
          <w:p w14:paraId="25B98693" w14:textId="097A3E13" w:rsidR="00F13AC9" w:rsidRPr="00885B72" w:rsidRDefault="003F7E6F" w:rsidP="009D0F5A">
            <w:pPr>
              <w:spacing w:before="0" w:after="160"/>
              <w:jc w:val="left"/>
              <w:rPr>
                <w:sz w:val="18"/>
                <w:szCs w:val="18"/>
              </w:rPr>
            </w:pPr>
            <w:r>
              <w:rPr>
                <w:sz w:val="18"/>
                <w:szCs w:val="18"/>
              </w:rPr>
              <w:t>5</w:t>
            </w:r>
          </w:p>
        </w:tc>
        <w:tc>
          <w:tcPr>
            <w:tcW w:w="1558" w:type="dxa"/>
          </w:tcPr>
          <w:p w14:paraId="596C8533" w14:textId="3C1D56E9"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 xml:space="preserve">Get all </w:t>
            </w:r>
            <w:r w:rsidR="00AB361A">
              <w:rPr>
                <w:sz w:val="18"/>
                <w:szCs w:val="18"/>
              </w:rPr>
              <w:t>grid</w:t>
            </w:r>
            <w:r w:rsidR="00107567">
              <w:rPr>
                <w:sz w:val="18"/>
                <w:szCs w:val="18"/>
              </w:rPr>
              <w:t>s</w:t>
            </w:r>
          </w:p>
        </w:tc>
        <w:tc>
          <w:tcPr>
            <w:tcW w:w="1558" w:type="dxa"/>
          </w:tcPr>
          <w:p w14:paraId="333EE087" w14:textId="77777777"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Times New Roman" w:cs="Times New Roman"/>
                <w:color w:val="000000"/>
                <w:sz w:val="18"/>
                <w:szCs w:val="18"/>
                <w:lang w:bidi="si-LK"/>
              </w:rPr>
              <w:t>-</w:t>
            </w:r>
          </w:p>
        </w:tc>
        <w:tc>
          <w:tcPr>
            <w:tcW w:w="1558" w:type="dxa"/>
          </w:tcPr>
          <w:p w14:paraId="0E385D35" w14:textId="1E896251"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 table that contains details of all the </w:t>
            </w:r>
            <w:r w:rsidR="00AB361A">
              <w:rPr>
                <w:sz w:val="18"/>
                <w:szCs w:val="18"/>
              </w:rPr>
              <w:t>grids</w:t>
            </w:r>
          </w:p>
        </w:tc>
        <w:tc>
          <w:tcPr>
            <w:tcW w:w="1559" w:type="dxa"/>
          </w:tcPr>
          <w:p w14:paraId="235C7CA4" w14:textId="78A735E9"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 table that contains details of all the </w:t>
            </w:r>
            <w:r w:rsidR="00AB361A">
              <w:rPr>
                <w:sz w:val="18"/>
                <w:szCs w:val="18"/>
              </w:rPr>
              <w:t>grids</w:t>
            </w:r>
          </w:p>
        </w:tc>
        <w:tc>
          <w:tcPr>
            <w:tcW w:w="1559" w:type="dxa"/>
          </w:tcPr>
          <w:p w14:paraId="2E2676DF" w14:textId="77777777"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sidRPr="00885B72">
              <w:rPr>
                <w:sz w:val="18"/>
                <w:szCs w:val="18"/>
              </w:rPr>
              <w:t>Pass</w:t>
            </w:r>
          </w:p>
        </w:tc>
      </w:tr>
      <w:tr w:rsidR="00F13AC9" w14:paraId="4E15D1A8" w14:textId="77777777" w:rsidTr="009D0F5A">
        <w:tc>
          <w:tcPr>
            <w:cnfStyle w:val="001000000000" w:firstRow="0" w:lastRow="0" w:firstColumn="1" w:lastColumn="0" w:oddVBand="0" w:evenVBand="0" w:oddHBand="0" w:evenHBand="0" w:firstRowFirstColumn="0" w:firstRowLastColumn="0" w:lastRowFirstColumn="0" w:lastRowLastColumn="0"/>
            <w:tcW w:w="1558" w:type="dxa"/>
          </w:tcPr>
          <w:p w14:paraId="0228D09B" w14:textId="31C29F7B" w:rsidR="00F13AC9" w:rsidRDefault="003F7E6F" w:rsidP="009D0F5A">
            <w:pPr>
              <w:spacing w:before="0" w:after="160"/>
              <w:jc w:val="left"/>
              <w:rPr>
                <w:sz w:val="18"/>
                <w:szCs w:val="18"/>
              </w:rPr>
            </w:pPr>
            <w:r>
              <w:rPr>
                <w:sz w:val="18"/>
                <w:szCs w:val="18"/>
              </w:rPr>
              <w:t>6</w:t>
            </w:r>
          </w:p>
        </w:tc>
        <w:tc>
          <w:tcPr>
            <w:tcW w:w="1558" w:type="dxa"/>
          </w:tcPr>
          <w:p w14:paraId="72D78BCB" w14:textId="6F31468B"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Insert new </w:t>
            </w:r>
            <w:r w:rsidR="00AB361A">
              <w:rPr>
                <w:sz w:val="18"/>
                <w:szCs w:val="18"/>
              </w:rPr>
              <w:t>grid</w:t>
            </w:r>
            <w:r>
              <w:rPr>
                <w:sz w:val="18"/>
                <w:szCs w:val="18"/>
              </w:rPr>
              <w:t xml:space="preserve"> </w:t>
            </w:r>
          </w:p>
        </w:tc>
        <w:tc>
          <w:tcPr>
            <w:tcW w:w="1558" w:type="dxa"/>
          </w:tcPr>
          <w:p w14:paraId="521AE182" w14:textId="739DE62A"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bidi="si-LK"/>
              </w:rPr>
            </w:pPr>
            <w:r w:rsidRPr="00885B72">
              <w:rPr>
                <w:rFonts w:eastAsia="Times New Roman" w:cs="Times New Roman"/>
                <w:color w:val="000000"/>
                <w:sz w:val="18"/>
                <w:szCs w:val="18"/>
                <w:lang w:bidi="si-LK"/>
              </w:rPr>
              <w:t xml:space="preserve">JSON object containing new </w:t>
            </w:r>
            <w:r w:rsidR="00AB361A">
              <w:rPr>
                <w:rFonts w:eastAsia="Times New Roman" w:cs="Times New Roman"/>
                <w:color w:val="000000"/>
                <w:sz w:val="18"/>
                <w:szCs w:val="18"/>
                <w:lang w:bidi="si-LK"/>
              </w:rPr>
              <w:t>grid</w:t>
            </w:r>
            <w:r w:rsidRPr="00885B72">
              <w:rPr>
                <w:rFonts w:eastAsia="Times New Roman" w:cs="Times New Roman"/>
                <w:color w:val="000000"/>
                <w:sz w:val="18"/>
                <w:szCs w:val="18"/>
                <w:lang w:bidi="si-LK"/>
              </w:rPr>
              <w:t xml:space="preserve"> data</w:t>
            </w:r>
          </w:p>
        </w:tc>
        <w:tc>
          <w:tcPr>
            <w:tcW w:w="1558" w:type="dxa"/>
          </w:tcPr>
          <w:p w14:paraId="6C4A253F" w14:textId="77777777"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Display insertion success message</w:t>
            </w:r>
          </w:p>
        </w:tc>
        <w:tc>
          <w:tcPr>
            <w:tcW w:w="1559" w:type="dxa"/>
          </w:tcPr>
          <w:p w14:paraId="7383C6BD" w14:textId="77777777"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Insertion success message has been displayed</w:t>
            </w:r>
          </w:p>
        </w:tc>
        <w:tc>
          <w:tcPr>
            <w:tcW w:w="1559" w:type="dxa"/>
          </w:tcPr>
          <w:p w14:paraId="216C2D62" w14:textId="77777777"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F13AC9" w14:paraId="29D792A7" w14:textId="77777777" w:rsidTr="009D0F5A">
        <w:tc>
          <w:tcPr>
            <w:cnfStyle w:val="001000000000" w:firstRow="0" w:lastRow="0" w:firstColumn="1" w:lastColumn="0" w:oddVBand="0" w:evenVBand="0" w:oddHBand="0" w:evenHBand="0" w:firstRowFirstColumn="0" w:firstRowLastColumn="0" w:lastRowFirstColumn="0" w:lastRowLastColumn="0"/>
            <w:tcW w:w="1558" w:type="dxa"/>
          </w:tcPr>
          <w:p w14:paraId="3618F7B1" w14:textId="36DD2EF4" w:rsidR="00F13AC9" w:rsidRDefault="003F7E6F" w:rsidP="009D0F5A">
            <w:pPr>
              <w:spacing w:before="0" w:after="160"/>
              <w:jc w:val="left"/>
              <w:rPr>
                <w:sz w:val="18"/>
                <w:szCs w:val="18"/>
              </w:rPr>
            </w:pPr>
            <w:r>
              <w:rPr>
                <w:sz w:val="18"/>
                <w:szCs w:val="18"/>
              </w:rPr>
              <w:t>7</w:t>
            </w:r>
          </w:p>
        </w:tc>
        <w:tc>
          <w:tcPr>
            <w:tcW w:w="1558" w:type="dxa"/>
          </w:tcPr>
          <w:p w14:paraId="76E31D16" w14:textId="1D15897E" w:rsidR="00F13AC9"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 </w:t>
            </w:r>
            <w:r w:rsidR="00AB361A">
              <w:rPr>
                <w:sz w:val="18"/>
                <w:szCs w:val="18"/>
              </w:rPr>
              <w:t>grid</w:t>
            </w:r>
            <w:r>
              <w:rPr>
                <w:sz w:val="18"/>
                <w:szCs w:val="18"/>
              </w:rPr>
              <w:t xml:space="preserve"> </w:t>
            </w:r>
            <w:r w:rsidR="00AB361A">
              <w:rPr>
                <w:sz w:val="18"/>
                <w:szCs w:val="18"/>
              </w:rPr>
              <w:t>details</w:t>
            </w:r>
          </w:p>
        </w:tc>
        <w:tc>
          <w:tcPr>
            <w:tcW w:w="1558" w:type="dxa"/>
          </w:tcPr>
          <w:p w14:paraId="01DFC264" w14:textId="21589A37"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bidi="si-LK"/>
              </w:rPr>
            </w:pPr>
            <w:r w:rsidRPr="00885B72">
              <w:rPr>
                <w:rFonts w:eastAsia="Times New Roman" w:cs="Times New Roman"/>
                <w:color w:val="000000"/>
                <w:sz w:val="18"/>
                <w:szCs w:val="18"/>
                <w:lang w:bidi="si-LK"/>
              </w:rPr>
              <w:t xml:space="preserve">JSON object containing updated </w:t>
            </w:r>
            <w:r w:rsidR="00AC00F5">
              <w:rPr>
                <w:rFonts w:eastAsia="Times New Roman" w:cs="Times New Roman"/>
                <w:color w:val="000000"/>
                <w:sz w:val="18"/>
                <w:szCs w:val="18"/>
                <w:lang w:bidi="si-LK"/>
              </w:rPr>
              <w:t>grid</w:t>
            </w:r>
            <w:r w:rsidRPr="00885B72">
              <w:rPr>
                <w:rFonts w:eastAsia="Times New Roman" w:cs="Times New Roman"/>
                <w:color w:val="000000"/>
                <w:sz w:val="18"/>
                <w:szCs w:val="18"/>
                <w:lang w:bidi="si-LK"/>
              </w:rPr>
              <w:t xml:space="preserve"> data</w:t>
            </w:r>
          </w:p>
        </w:tc>
        <w:tc>
          <w:tcPr>
            <w:tcW w:w="1558" w:type="dxa"/>
          </w:tcPr>
          <w:p w14:paraId="0031314D" w14:textId="77777777"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Display </w:t>
            </w:r>
            <w:proofErr w:type="spellStart"/>
            <w:r>
              <w:rPr>
                <w:sz w:val="18"/>
                <w:szCs w:val="18"/>
              </w:rPr>
              <w:t>updation</w:t>
            </w:r>
            <w:proofErr w:type="spellEnd"/>
            <w:r>
              <w:rPr>
                <w:sz w:val="18"/>
                <w:szCs w:val="18"/>
              </w:rPr>
              <w:t xml:space="preserve"> success message</w:t>
            </w:r>
          </w:p>
        </w:tc>
        <w:tc>
          <w:tcPr>
            <w:tcW w:w="1559" w:type="dxa"/>
          </w:tcPr>
          <w:p w14:paraId="7A3D0893" w14:textId="77777777"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Updation</w:t>
            </w:r>
            <w:proofErr w:type="spellEnd"/>
            <w:r>
              <w:rPr>
                <w:sz w:val="18"/>
                <w:szCs w:val="18"/>
              </w:rPr>
              <w:t xml:space="preserve"> success message has been displayed</w:t>
            </w:r>
          </w:p>
        </w:tc>
        <w:tc>
          <w:tcPr>
            <w:tcW w:w="1559" w:type="dxa"/>
          </w:tcPr>
          <w:p w14:paraId="127EE9AF" w14:textId="77777777" w:rsidR="00F13AC9"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F13AC9" w14:paraId="011F8F4B" w14:textId="77777777" w:rsidTr="009D0F5A">
        <w:tc>
          <w:tcPr>
            <w:cnfStyle w:val="001000000000" w:firstRow="0" w:lastRow="0" w:firstColumn="1" w:lastColumn="0" w:oddVBand="0" w:evenVBand="0" w:oddHBand="0" w:evenHBand="0" w:firstRowFirstColumn="0" w:firstRowLastColumn="0" w:lastRowFirstColumn="0" w:lastRowLastColumn="0"/>
            <w:tcW w:w="1558" w:type="dxa"/>
          </w:tcPr>
          <w:p w14:paraId="4E21CD5C" w14:textId="7F126705" w:rsidR="00F13AC9" w:rsidRDefault="003F7E6F" w:rsidP="009D0F5A">
            <w:pPr>
              <w:spacing w:before="0" w:after="160"/>
              <w:jc w:val="left"/>
              <w:rPr>
                <w:sz w:val="18"/>
                <w:szCs w:val="18"/>
              </w:rPr>
            </w:pPr>
            <w:r>
              <w:rPr>
                <w:sz w:val="18"/>
                <w:szCs w:val="18"/>
              </w:rPr>
              <w:t>8</w:t>
            </w:r>
          </w:p>
        </w:tc>
        <w:tc>
          <w:tcPr>
            <w:tcW w:w="1558" w:type="dxa"/>
          </w:tcPr>
          <w:p w14:paraId="01D02136" w14:textId="56ADD6DD" w:rsidR="00F13AC9"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Delete </w:t>
            </w:r>
            <w:r w:rsidR="00AC00F5">
              <w:rPr>
                <w:sz w:val="18"/>
                <w:szCs w:val="18"/>
              </w:rPr>
              <w:t>grid</w:t>
            </w:r>
            <w:r>
              <w:rPr>
                <w:sz w:val="18"/>
                <w:szCs w:val="18"/>
              </w:rPr>
              <w:t xml:space="preserve"> </w:t>
            </w:r>
          </w:p>
        </w:tc>
        <w:tc>
          <w:tcPr>
            <w:tcW w:w="1558" w:type="dxa"/>
          </w:tcPr>
          <w:p w14:paraId="2896BF7A" w14:textId="03D37646"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bidi="si-LK"/>
              </w:rPr>
            </w:pPr>
            <w:r w:rsidRPr="00885B72">
              <w:rPr>
                <w:rFonts w:eastAsia="Times New Roman" w:cs="Times New Roman"/>
                <w:color w:val="000000"/>
                <w:sz w:val="18"/>
                <w:szCs w:val="18"/>
                <w:lang w:bidi="si-LK"/>
              </w:rPr>
              <w:t xml:space="preserve">JSON object containing </w:t>
            </w:r>
            <w:r w:rsidR="00AC00F5">
              <w:rPr>
                <w:rFonts w:eastAsia="Times New Roman" w:cs="Times New Roman"/>
                <w:color w:val="000000"/>
                <w:sz w:val="18"/>
                <w:szCs w:val="18"/>
                <w:lang w:bidi="si-LK"/>
              </w:rPr>
              <w:t>grid</w:t>
            </w:r>
            <w:r>
              <w:rPr>
                <w:rFonts w:eastAsia="Times New Roman" w:cs="Times New Roman"/>
                <w:color w:val="000000"/>
                <w:sz w:val="18"/>
                <w:szCs w:val="18"/>
                <w:lang w:bidi="si-LK"/>
              </w:rPr>
              <w:t xml:space="preserve"> ID</w:t>
            </w:r>
          </w:p>
        </w:tc>
        <w:tc>
          <w:tcPr>
            <w:tcW w:w="1558" w:type="dxa"/>
          </w:tcPr>
          <w:p w14:paraId="3A3C8144" w14:textId="77777777"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Display deletion success message</w:t>
            </w:r>
          </w:p>
        </w:tc>
        <w:tc>
          <w:tcPr>
            <w:tcW w:w="1559" w:type="dxa"/>
          </w:tcPr>
          <w:p w14:paraId="3E37E54B" w14:textId="77777777" w:rsidR="00F13AC9" w:rsidRPr="00885B72"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Deletion success message has been displayed</w:t>
            </w:r>
          </w:p>
        </w:tc>
        <w:tc>
          <w:tcPr>
            <w:tcW w:w="1559" w:type="dxa"/>
          </w:tcPr>
          <w:p w14:paraId="0164550D" w14:textId="77777777" w:rsidR="00F13AC9" w:rsidRDefault="00F13AC9" w:rsidP="009D0F5A">
            <w:pPr>
              <w:spacing w:before="0" w:after="16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bl>
    <w:p w14:paraId="32C8F33C" w14:textId="64AFB60C" w:rsidR="00F13AC9" w:rsidRDefault="00F13AC9" w:rsidP="00F13AC9">
      <w:pPr>
        <w:spacing w:before="0" w:after="160"/>
        <w:jc w:val="left"/>
      </w:pPr>
    </w:p>
    <w:p w14:paraId="1B4229E8" w14:textId="1AF5EFEE" w:rsidR="00E62772" w:rsidRDefault="00E62772" w:rsidP="00F13AC9">
      <w:pPr>
        <w:spacing w:before="0" w:after="160"/>
        <w:jc w:val="left"/>
      </w:pPr>
    </w:p>
    <w:p w14:paraId="69D307B8" w14:textId="77777777" w:rsidR="00E62772" w:rsidRDefault="00E62772" w:rsidP="00F13AC9">
      <w:pPr>
        <w:spacing w:before="0" w:after="160"/>
        <w:jc w:val="left"/>
      </w:pPr>
    </w:p>
    <w:p w14:paraId="1083259B" w14:textId="77777777" w:rsidR="00E62772" w:rsidRDefault="00E62772" w:rsidP="00F13AC9">
      <w:pPr>
        <w:spacing w:before="0" w:after="160"/>
        <w:jc w:val="left"/>
      </w:pPr>
    </w:p>
    <w:bookmarkEnd w:id="20"/>
    <w:p w14:paraId="3AF1BA78" w14:textId="7CF4654F" w:rsidR="00F74210" w:rsidRDefault="00F74210" w:rsidP="00F5169B">
      <w:pPr>
        <w:pStyle w:val="ListParagraph"/>
        <w:keepNext/>
        <w:numPr>
          <w:ilvl w:val="0"/>
          <w:numId w:val="13"/>
        </w:numPr>
        <w:rPr>
          <w:b/>
          <w:bCs/>
          <w:sz w:val="28"/>
          <w:szCs w:val="28"/>
        </w:rPr>
      </w:pPr>
      <w:r w:rsidRPr="00F5169B">
        <w:rPr>
          <w:b/>
          <w:bCs/>
          <w:sz w:val="28"/>
          <w:szCs w:val="28"/>
        </w:rPr>
        <w:lastRenderedPageBreak/>
        <w:t>System’s Integra</w:t>
      </w:r>
      <w:r w:rsidR="00F5169B" w:rsidRPr="00F5169B">
        <w:rPr>
          <w:b/>
          <w:bCs/>
          <w:sz w:val="28"/>
          <w:szCs w:val="28"/>
        </w:rPr>
        <w:t>tion Details</w:t>
      </w:r>
    </w:p>
    <w:p w14:paraId="3917016F" w14:textId="77777777" w:rsidR="00E62772" w:rsidRDefault="00E62772" w:rsidP="00E62772">
      <w:pPr>
        <w:pStyle w:val="ListParagraph"/>
        <w:keepNext/>
        <w:ind w:left="540"/>
        <w:rPr>
          <w:b/>
          <w:bCs/>
          <w:sz w:val="28"/>
          <w:szCs w:val="28"/>
        </w:rPr>
      </w:pPr>
    </w:p>
    <w:p w14:paraId="21800F67" w14:textId="0668631B" w:rsidR="00BF3A74" w:rsidRDefault="00BF3A74" w:rsidP="00BF3A74">
      <w:pPr>
        <w:pStyle w:val="ListParagraph"/>
        <w:numPr>
          <w:ilvl w:val="0"/>
          <w:numId w:val="17"/>
        </w:numPr>
      </w:pPr>
      <w:proofErr w:type="gramStart"/>
      <w:r>
        <w:t xml:space="preserve">All </w:t>
      </w:r>
      <w:r w:rsidR="00E62772">
        <w:t>of</w:t>
      </w:r>
      <w:proofErr w:type="gramEnd"/>
      <w:r w:rsidR="00E62772">
        <w:t xml:space="preserve"> our </w:t>
      </w:r>
      <w:r>
        <w:t xml:space="preserve">five microservices are running in the same Tomcat server. </w:t>
      </w:r>
    </w:p>
    <w:p w14:paraId="48DBA148" w14:textId="77777777" w:rsidR="00BF3A74" w:rsidRDefault="00BF3A74" w:rsidP="00BF3A74">
      <w:pPr>
        <w:pStyle w:val="ListParagraph"/>
        <w:numPr>
          <w:ilvl w:val="0"/>
          <w:numId w:val="17"/>
        </w:numPr>
      </w:pPr>
      <w:r>
        <w:t xml:space="preserve">Our project integration was done through the version control system, </w:t>
      </w:r>
      <w:proofErr w:type="spellStart"/>
      <w:r>
        <w:t>Github</w:t>
      </w:r>
      <w:proofErr w:type="spellEnd"/>
      <w:r>
        <w:t xml:space="preserve">. </w:t>
      </w:r>
    </w:p>
    <w:p w14:paraId="2CC73035" w14:textId="77777777" w:rsidR="00BF3A74" w:rsidRDefault="00BF3A74" w:rsidP="00BF3A74">
      <w:pPr>
        <w:pStyle w:val="ListParagraph"/>
        <w:numPr>
          <w:ilvl w:val="0"/>
          <w:numId w:val="17"/>
        </w:numPr>
      </w:pPr>
      <w:r>
        <w:t xml:space="preserve">Here there is possibility to check the system functionalities through Junit testing tool by providing expected output. </w:t>
      </w:r>
    </w:p>
    <w:p w14:paraId="70912E0E" w14:textId="77777777" w:rsidR="00BF3A74" w:rsidRDefault="00BF3A74" w:rsidP="00BF3A74">
      <w:pPr>
        <w:pStyle w:val="ListParagraph"/>
        <w:numPr>
          <w:ilvl w:val="0"/>
          <w:numId w:val="17"/>
        </w:numPr>
      </w:pPr>
      <w:r>
        <w:t xml:space="preserve">Also, there is possibility to test the APIs through the test client, Postman by passing necessary payloads. </w:t>
      </w:r>
    </w:p>
    <w:p w14:paraId="0CA0AFE6" w14:textId="77777777" w:rsidR="00BF3A74" w:rsidRDefault="00BF3A74" w:rsidP="00BF3A74">
      <w:pPr>
        <w:pStyle w:val="ListParagraph"/>
        <w:numPr>
          <w:ilvl w:val="0"/>
          <w:numId w:val="17"/>
        </w:numPr>
      </w:pPr>
      <w:proofErr w:type="gramStart"/>
      <w:r>
        <w:t>All of</w:t>
      </w:r>
      <w:proofErr w:type="gramEnd"/>
      <w:r>
        <w:t xml:space="preserve"> our group members used the same database by executing each </w:t>
      </w:r>
      <w:proofErr w:type="spellStart"/>
      <w:r>
        <w:t>sql</w:t>
      </w:r>
      <w:proofErr w:type="spellEnd"/>
      <w:r>
        <w:t xml:space="preserve"> query in their own databases.</w:t>
      </w:r>
    </w:p>
    <w:p w14:paraId="54C9DB43" w14:textId="77777777" w:rsidR="00E62772" w:rsidRDefault="00E62772" w:rsidP="00E62772"/>
    <w:p w14:paraId="6886B379" w14:textId="77777777" w:rsidR="00E62772" w:rsidRDefault="00E62772" w:rsidP="00E62772"/>
    <w:p w14:paraId="21E84324" w14:textId="7D7A4C5F" w:rsidR="00E62772" w:rsidRDefault="00E62772" w:rsidP="00E62772">
      <w:pPr>
        <w:pStyle w:val="ListParagraph"/>
        <w:numPr>
          <w:ilvl w:val="0"/>
          <w:numId w:val="13"/>
        </w:numPr>
        <w:rPr>
          <w:b/>
          <w:bCs/>
          <w:sz w:val="28"/>
          <w:szCs w:val="28"/>
        </w:rPr>
      </w:pPr>
      <w:r w:rsidRPr="00E62772">
        <w:rPr>
          <w:b/>
          <w:bCs/>
          <w:sz w:val="28"/>
          <w:szCs w:val="28"/>
        </w:rPr>
        <w:t>References</w:t>
      </w:r>
    </w:p>
    <w:p w14:paraId="36AC37CE" w14:textId="77777777" w:rsidR="00325807" w:rsidRDefault="00325807" w:rsidP="00325807">
      <w:pPr>
        <w:pStyle w:val="ListParagraph"/>
        <w:ind w:left="540"/>
        <w:rPr>
          <w:b/>
          <w:bCs/>
          <w:sz w:val="28"/>
          <w:szCs w:val="28"/>
        </w:rPr>
      </w:pPr>
    </w:p>
    <w:p w14:paraId="3A379780" w14:textId="4C74986E" w:rsidR="00261BA2" w:rsidRDefault="00261BA2" w:rsidP="00325807">
      <w:pPr>
        <w:pStyle w:val="ListParagraph"/>
        <w:ind w:left="540"/>
        <w:rPr>
          <w:szCs w:val="24"/>
        </w:rPr>
      </w:pPr>
      <w:r w:rsidRPr="00D57A5D">
        <w:rPr>
          <w:szCs w:val="24"/>
        </w:rPr>
        <w:t>[1]</w:t>
      </w:r>
      <w:r w:rsidR="00D57A5D">
        <w:rPr>
          <w:szCs w:val="24"/>
        </w:rPr>
        <w:t xml:space="preserve">. </w:t>
      </w:r>
      <w:r w:rsidR="00E70BD9" w:rsidRPr="00E70BD9">
        <w:rPr>
          <w:szCs w:val="24"/>
        </w:rPr>
        <w:t>eclipse-ee4j.github.io</w:t>
      </w:r>
      <w:r w:rsidR="00E70BD9">
        <w:rPr>
          <w:szCs w:val="24"/>
        </w:rPr>
        <w:t>, ‘</w:t>
      </w:r>
      <w:r w:rsidR="0015384C" w:rsidRPr="0015384C">
        <w:rPr>
          <w:szCs w:val="24"/>
        </w:rPr>
        <w:t>jersey.github.io/documentation</w:t>
      </w:r>
      <w:r w:rsidR="003646B9">
        <w:rPr>
          <w:szCs w:val="24"/>
        </w:rPr>
        <w:t>’</w:t>
      </w:r>
      <w:r w:rsidR="0015384C">
        <w:rPr>
          <w:szCs w:val="24"/>
        </w:rPr>
        <w:t>,</w:t>
      </w:r>
    </w:p>
    <w:p w14:paraId="0E9D81BA" w14:textId="4FCF2632" w:rsidR="00F658AE" w:rsidRDefault="00385E50" w:rsidP="00325807">
      <w:pPr>
        <w:pStyle w:val="ListParagraph"/>
        <w:ind w:left="540"/>
      </w:pPr>
      <w:hyperlink r:id="rId44" w:history="1">
        <w:r w:rsidR="000E1A01">
          <w:rPr>
            <w:rStyle w:val="Hyperlink"/>
          </w:rPr>
          <w:t>Jersey 2.35 User Guide (eclipse-ee4j.github.io)</w:t>
        </w:r>
      </w:hyperlink>
    </w:p>
    <w:p w14:paraId="56800939" w14:textId="77777777" w:rsidR="000E1A01" w:rsidRDefault="000E1A01" w:rsidP="00325807">
      <w:pPr>
        <w:pStyle w:val="ListParagraph"/>
        <w:ind w:left="540"/>
      </w:pPr>
    </w:p>
    <w:p w14:paraId="48B43CF8" w14:textId="5A7DE56B" w:rsidR="000E1A01" w:rsidRDefault="000E1A01" w:rsidP="00325807">
      <w:pPr>
        <w:pStyle w:val="ListParagraph"/>
        <w:ind w:left="540"/>
      </w:pPr>
      <w:r>
        <w:t xml:space="preserve">[2]. </w:t>
      </w:r>
      <w:r w:rsidR="006C4D62" w:rsidRPr="006C4D62">
        <w:t>mvnrepository.com</w:t>
      </w:r>
      <w:r w:rsidR="006C4D62">
        <w:t>, ‘</w:t>
      </w:r>
      <w:r w:rsidR="009F00FC" w:rsidRPr="009F00FC">
        <w:t>Jersey Container Servlet</w:t>
      </w:r>
      <w:r w:rsidR="006C4D62">
        <w:t>’</w:t>
      </w:r>
      <w:r w:rsidR="009F00FC">
        <w:t>,</w:t>
      </w:r>
    </w:p>
    <w:p w14:paraId="2F7F22AA" w14:textId="251E311B" w:rsidR="004E7410" w:rsidRDefault="00385E50" w:rsidP="00325807">
      <w:pPr>
        <w:pStyle w:val="ListParagraph"/>
        <w:ind w:left="540"/>
      </w:pPr>
      <w:hyperlink r:id="rId45">
        <w:r w:rsidR="004E7410" w:rsidRPr="29287EED">
          <w:rPr>
            <w:rStyle w:val="Hyperlink"/>
          </w:rPr>
          <w:t>MavenRepository:</w:t>
        </w:r>
        <w:proofErr w:type="gramStart"/>
        <w:r w:rsidR="004E7410" w:rsidRPr="29287EED">
          <w:rPr>
            <w:rStyle w:val="Hyperlink"/>
          </w:rPr>
          <w:t>org.glassfish</w:t>
        </w:r>
        <w:proofErr w:type="gramEnd"/>
        <w:r w:rsidR="004E7410" w:rsidRPr="29287EED">
          <w:rPr>
            <w:rStyle w:val="Hyperlink"/>
          </w:rPr>
          <w:t>.jersey.containers»jersey-container-servlet (mvnrepository.com)</w:t>
        </w:r>
      </w:hyperlink>
    </w:p>
    <w:p w14:paraId="6A9C632B" w14:textId="77777777" w:rsidR="00042179" w:rsidRDefault="00042179" w:rsidP="00325807">
      <w:pPr>
        <w:pStyle w:val="ListParagraph"/>
        <w:ind w:left="540"/>
      </w:pPr>
    </w:p>
    <w:p w14:paraId="58651509" w14:textId="17E67527" w:rsidR="00042179" w:rsidRDefault="00042179" w:rsidP="00325807">
      <w:pPr>
        <w:pStyle w:val="ListParagraph"/>
        <w:ind w:left="540"/>
      </w:pPr>
      <w:r>
        <w:t xml:space="preserve">[3]. </w:t>
      </w:r>
      <w:r w:rsidR="00392342" w:rsidRPr="00392342">
        <w:t>mvnrepository.com</w:t>
      </w:r>
      <w:r w:rsidR="00392342">
        <w:t>, ‘</w:t>
      </w:r>
      <w:r w:rsidR="0086311C" w:rsidRPr="0086311C">
        <w:t>Jersey Inject HK2</w:t>
      </w:r>
      <w:r w:rsidR="00392342">
        <w:t>’</w:t>
      </w:r>
      <w:r w:rsidR="0086311C">
        <w:t>,</w:t>
      </w:r>
    </w:p>
    <w:p w14:paraId="6926B5F3" w14:textId="6CDBDFFB" w:rsidR="0086311C" w:rsidRDefault="00385E50" w:rsidP="00325807">
      <w:pPr>
        <w:pStyle w:val="ListParagraph"/>
        <w:ind w:left="540"/>
      </w:pPr>
      <w:hyperlink r:id="rId46" w:history="1">
        <w:r w:rsidR="00964B7B">
          <w:rPr>
            <w:rStyle w:val="Hyperlink"/>
          </w:rPr>
          <w:t xml:space="preserve">Maven Repository: </w:t>
        </w:r>
        <w:proofErr w:type="spellStart"/>
        <w:proofErr w:type="gramStart"/>
        <w:r w:rsidR="00964B7B">
          <w:rPr>
            <w:rStyle w:val="Hyperlink"/>
          </w:rPr>
          <w:t>org.glassfish</w:t>
        </w:r>
        <w:proofErr w:type="gramEnd"/>
        <w:r w:rsidR="00964B7B">
          <w:rPr>
            <w:rStyle w:val="Hyperlink"/>
          </w:rPr>
          <w:t>.jersey.inject</w:t>
        </w:r>
        <w:proofErr w:type="spellEnd"/>
        <w:r w:rsidR="00964B7B">
          <w:rPr>
            <w:rStyle w:val="Hyperlink"/>
          </w:rPr>
          <w:t xml:space="preserve"> » jersey-hk2 (mvnrepository.com)</w:t>
        </w:r>
      </w:hyperlink>
    </w:p>
    <w:p w14:paraId="0639B9C6" w14:textId="77777777" w:rsidR="00964B7B" w:rsidRDefault="00964B7B" w:rsidP="00325807">
      <w:pPr>
        <w:pStyle w:val="ListParagraph"/>
        <w:ind w:left="540"/>
      </w:pPr>
    </w:p>
    <w:p w14:paraId="4DD250D0" w14:textId="22B730E6" w:rsidR="00964B7B" w:rsidRDefault="00964B7B" w:rsidP="00325807">
      <w:pPr>
        <w:pStyle w:val="ListParagraph"/>
        <w:ind w:left="540"/>
      </w:pPr>
      <w:r>
        <w:t xml:space="preserve">[4]. </w:t>
      </w:r>
      <w:r w:rsidR="00E24549" w:rsidRPr="00392342">
        <w:t>mvnrepository.com</w:t>
      </w:r>
      <w:r w:rsidR="00E24549">
        <w:t>, ‘</w:t>
      </w:r>
      <w:r w:rsidR="00E24549" w:rsidRPr="00E24549">
        <w:t>MySQL Connector</w:t>
      </w:r>
      <w:r w:rsidR="00E24549">
        <w:t>’,</w:t>
      </w:r>
    </w:p>
    <w:p w14:paraId="3182571C" w14:textId="124F264D" w:rsidR="00E24549" w:rsidRDefault="00385E50" w:rsidP="00325807">
      <w:pPr>
        <w:pStyle w:val="ListParagraph"/>
        <w:ind w:left="540"/>
      </w:pPr>
      <w:hyperlink r:id="rId47" w:history="1">
        <w:r w:rsidR="00BB28B0">
          <w:rPr>
            <w:rStyle w:val="Hyperlink"/>
          </w:rPr>
          <w:t xml:space="preserve">Maven Repository: </w:t>
        </w:r>
        <w:proofErr w:type="spellStart"/>
        <w:r w:rsidR="00BB28B0">
          <w:rPr>
            <w:rStyle w:val="Hyperlink"/>
          </w:rPr>
          <w:t>mysql</w:t>
        </w:r>
        <w:proofErr w:type="spellEnd"/>
        <w:r w:rsidR="00BB28B0">
          <w:rPr>
            <w:rStyle w:val="Hyperlink"/>
          </w:rPr>
          <w:t xml:space="preserve"> » </w:t>
        </w:r>
        <w:proofErr w:type="spellStart"/>
        <w:r w:rsidR="00BB28B0">
          <w:rPr>
            <w:rStyle w:val="Hyperlink"/>
          </w:rPr>
          <w:t>mysql</w:t>
        </w:r>
        <w:proofErr w:type="spellEnd"/>
        <w:r w:rsidR="00BB28B0">
          <w:rPr>
            <w:rStyle w:val="Hyperlink"/>
          </w:rPr>
          <w:t>-connector-java (mvnrepository.com)</w:t>
        </w:r>
      </w:hyperlink>
    </w:p>
    <w:p w14:paraId="1F5BD009" w14:textId="77777777" w:rsidR="00BB28B0" w:rsidRDefault="00BB28B0" w:rsidP="00325807">
      <w:pPr>
        <w:pStyle w:val="ListParagraph"/>
        <w:ind w:left="540"/>
      </w:pPr>
    </w:p>
    <w:p w14:paraId="20893C55" w14:textId="1CA43BED" w:rsidR="00BB28B0" w:rsidRDefault="00BB28B0" w:rsidP="00325807">
      <w:pPr>
        <w:pStyle w:val="ListParagraph"/>
        <w:ind w:left="540"/>
      </w:pPr>
      <w:r>
        <w:t>[5]</w:t>
      </w:r>
      <w:r w:rsidR="0006795E">
        <w:t xml:space="preserve">. </w:t>
      </w:r>
      <w:r w:rsidR="0006795E" w:rsidRPr="00392342">
        <w:t>mvnrepository.com</w:t>
      </w:r>
      <w:r w:rsidR="0006795E">
        <w:t>,</w:t>
      </w:r>
      <w:r w:rsidR="0017126C">
        <w:t xml:space="preserve"> </w:t>
      </w:r>
      <w:r w:rsidR="00D204D1">
        <w:t>‘</w:t>
      </w:r>
      <w:proofErr w:type="spellStart"/>
      <w:r w:rsidR="00D204D1">
        <w:t>Gson</w:t>
      </w:r>
      <w:proofErr w:type="spellEnd"/>
      <w:r w:rsidR="00D204D1">
        <w:t>’</w:t>
      </w:r>
    </w:p>
    <w:p w14:paraId="6801282A" w14:textId="4FC3F077" w:rsidR="00D204D1" w:rsidRDefault="00385E50" w:rsidP="00325807">
      <w:pPr>
        <w:pStyle w:val="ListParagraph"/>
        <w:ind w:left="540"/>
      </w:pPr>
      <w:hyperlink r:id="rId48">
        <w:r w:rsidR="002E10DA" w:rsidRPr="6F2FB241">
          <w:rPr>
            <w:rStyle w:val="Hyperlink"/>
          </w:rPr>
          <w:t xml:space="preserve">Maven Repository: </w:t>
        </w:r>
        <w:proofErr w:type="spellStart"/>
        <w:proofErr w:type="gramStart"/>
        <w:r w:rsidR="002E10DA" w:rsidRPr="6F2FB241">
          <w:rPr>
            <w:rStyle w:val="Hyperlink"/>
          </w:rPr>
          <w:t>com.google</w:t>
        </w:r>
        <w:proofErr w:type="gramEnd"/>
        <w:r w:rsidR="002E10DA" w:rsidRPr="6F2FB241">
          <w:rPr>
            <w:rStyle w:val="Hyperlink"/>
          </w:rPr>
          <w:t>.code.gson</w:t>
        </w:r>
        <w:proofErr w:type="spellEnd"/>
        <w:r w:rsidR="002E10DA" w:rsidRPr="6F2FB241">
          <w:rPr>
            <w:rStyle w:val="Hyperlink"/>
          </w:rPr>
          <w:t xml:space="preserve"> » </w:t>
        </w:r>
        <w:proofErr w:type="spellStart"/>
        <w:r w:rsidR="002E10DA" w:rsidRPr="6F2FB241">
          <w:rPr>
            <w:rStyle w:val="Hyperlink"/>
          </w:rPr>
          <w:t>gson</w:t>
        </w:r>
        <w:proofErr w:type="spellEnd"/>
        <w:r w:rsidR="002E10DA" w:rsidRPr="6F2FB241">
          <w:rPr>
            <w:rStyle w:val="Hyperlink"/>
          </w:rPr>
          <w:t xml:space="preserve"> (mvnrepository.com)</w:t>
        </w:r>
      </w:hyperlink>
    </w:p>
    <w:p w14:paraId="0C6CC4F3" w14:textId="77777777" w:rsidR="002E10DA" w:rsidRDefault="002E10DA" w:rsidP="00325807">
      <w:pPr>
        <w:pStyle w:val="ListParagraph"/>
        <w:ind w:left="540"/>
      </w:pPr>
    </w:p>
    <w:p w14:paraId="10636B0C" w14:textId="023E26B1" w:rsidR="002E10DA" w:rsidRDefault="002E10DA" w:rsidP="00325807">
      <w:pPr>
        <w:pStyle w:val="ListParagraph"/>
        <w:ind w:left="540"/>
      </w:pPr>
      <w:r>
        <w:t xml:space="preserve">[6]. </w:t>
      </w:r>
      <w:r w:rsidR="003C6FC6" w:rsidRPr="00392342">
        <w:t>mvnrepository.com</w:t>
      </w:r>
      <w:r w:rsidR="003C6FC6">
        <w:t>, ‘J</w:t>
      </w:r>
      <w:r w:rsidR="006B2754">
        <w:t>U</w:t>
      </w:r>
      <w:r w:rsidR="003C6FC6">
        <w:t xml:space="preserve">nit </w:t>
      </w:r>
      <w:proofErr w:type="spellStart"/>
      <w:r w:rsidR="003C6FC6">
        <w:t>Platforn</w:t>
      </w:r>
      <w:proofErr w:type="spellEnd"/>
      <w:r w:rsidR="003C6FC6">
        <w:t xml:space="preserve"> Launcher’</w:t>
      </w:r>
    </w:p>
    <w:p w14:paraId="25884A5D" w14:textId="00126F19" w:rsidR="0098649C" w:rsidRDefault="00385E50" w:rsidP="00325807">
      <w:pPr>
        <w:pStyle w:val="ListParagraph"/>
        <w:ind w:left="540"/>
      </w:pPr>
      <w:hyperlink r:id="rId49" w:history="1">
        <w:r w:rsidR="006B2754">
          <w:rPr>
            <w:rStyle w:val="Hyperlink"/>
          </w:rPr>
          <w:t xml:space="preserve">Maven Repository: </w:t>
        </w:r>
        <w:proofErr w:type="spellStart"/>
        <w:proofErr w:type="gramStart"/>
        <w:r w:rsidR="006B2754">
          <w:rPr>
            <w:rStyle w:val="Hyperlink"/>
          </w:rPr>
          <w:t>org.junit</w:t>
        </w:r>
        <w:proofErr w:type="gramEnd"/>
        <w:r w:rsidR="006B2754">
          <w:rPr>
            <w:rStyle w:val="Hyperlink"/>
          </w:rPr>
          <w:t>.platform</w:t>
        </w:r>
        <w:proofErr w:type="spellEnd"/>
        <w:r w:rsidR="006B2754">
          <w:rPr>
            <w:rStyle w:val="Hyperlink"/>
          </w:rPr>
          <w:t xml:space="preserve"> » </w:t>
        </w:r>
        <w:proofErr w:type="spellStart"/>
        <w:r w:rsidR="006B2754">
          <w:rPr>
            <w:rStyle w:val="Hyperlink"/>
          </w:rPr>
          <w:t>junit</w:t>
        </w:r>
        <w:proofErr w:type="spellEnd"/>
        <w:r w:rsidR="006B2754">
          <w:rPr>
            <w:rStyle w:val="Hyperlink"/>
          </w:rPr>
          <w:t>-platform-launcher (mvnrepository.com)</w:t>
        </w:r>
      </w:hyperlink>
    </w:p>
    <w:p w14:paraId="5EBF678B" w14:textId="77777777" w:rsidR="006B2754" w:rsidRDefault="006B2754" w:rsidP="00325807">
      <w:pPr>
        <w:pStyle w:val="ListParagraph"/>
        <w:ind w:left="540"/>
      </w:pPr>
    </w:p>
    <w:p w14:paraId="02320D48" w14:textId="1C8503C1" w:rsidR="006B2754" w:rsidRDefault="006B2754" w:rsidP="00325807">
      <w:pPr>
        <w:pStyle w:val="ListParagraph"/>
        <w:ind w:left="540"/>
      </w:pPr>
    </w:p>
    <w:p w14:paraId="428EA0B1" w14:textId="77777777" w:rsidR="004E7410" w:rsidRDefault="004E7410" w:rsidP="00325807">
      <w:pPr>
        <w:pStyle w:val="ListParagraph"/>
        <w:ind w:left="540"/>
      </w:pPr>
    </w:p>
    <w:p w14:paraId="3DB342A6" w14:textId="77777777" w:rsidR="004E7410" w:rsidRPr="00D57A5D" w:rsidRDefault="004E7410" w:rsidP="00325807">
      <w:pPr>
        <w:pStyle w:val="ListParagraph"/>
        <w:ind w:left="540"/>
        <w:rPr>
          <w:szCs w:val="24"/>
        </w:rPr>
      </w:pPr>
    </w:p>
    <w:p w14:paraId="121CA65F" w14:textId="77777777" w:rsidR="00BF3A74" w:rsidRPr="00BF3A74" w:rsidRDefault="00BF3A74" w:rsidP="00BF3A74">
      <w:pPr>
        <w:keepNext/>
        <w:rPr>
          <w:b/>
          <w:bCs/>
          <w:sz w:val="28"/>
          <w:szCs w:val="28"/>
        </w:rPr>
      </w:pPr>
    </w:p>
    <w:sectPr w:rsidR="00BF3A74" w:rsidRPr="00BF3A74" w:rsidSect="00C2038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838F0" w14:textId="77777777" w:rsidR="00385E50" w:rsidRDefault="00385E50" w:rsidP="00D16E64">
      <w:pPr>
        <w:spacing w:before="0" w:after="0" w:line="240" w:lineRule="auto"/>
      </w:pPr>
      <w:r>
        <w:separator/>
      </w:r>
    </w:p>
  </w:endnote>
  <w:endnote w:type="continuationSeparator" w:id="0">
    <w:p w14:paraId="21926B2A" w14:textId="77777777" w:rsidR="00385E50" w:rsidRDefault="00385E50" w:rsidP="00D16E64">
      <w:pPr>
        <w:spacing w:before="0" w:after="0" w:line="240" w:lineRule="auto"/>
      </w:pPr>
      <w:r>
        <w:continuationSeparator/>
      </w:r>
    </w:p>
  </w:endnote>
  <w:endnote w:type="continuationNotice" w:id="1">
    <w:p w14:paraId="0CC3C674" w14:textId="77777777" w:rsidR="00385E50" w:rsidRDefault="00385E5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990864"/>
      <w:docPartObj>
        <w:docPartGallery w:val="Page Numbers (Bottom of Page)"/>
        <w:docPartUnique/>
      </w:docPartObj>
    </w:sdtPr>
    <w:sdtEndPr>
      <w:rPr>
        <w:noProof/>
      </w:rPr>
    </w:sdtEndPr>
    <w:sdtContent>
      <w:p w14:paraId="1BC9123D" w14:textId="64BC72A1" w:rsidR="00B16BD1" w:rsidRDefault="00B16B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C79A58" w14:textId="77777777" w:rsidR="00B16BD1" w:rsidRDefault="00B16B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A8D62" w14:textId="77777777" w:rsidR="00385E50" w:rsidRDefault="00385E50" w:rsidP="00D16E64">
      <w:pPr>
        <w:spacing w:before="0" w:after="0" w:line="240" w:lineRule="auto"/>
      </w:pPr>
      <w:r>
        <w:separator/>
      </w:r>
    </w:p>
  </w:footnote>
  <w:footnote w:type="continuationSeparator" w:id="0">
    <w:p w14:paraId="0F98EF16" w14:textId="77777777" w:rsidR="00385E50" w:rsidRDefault="00385E50" w:rsidP="00D16E64">
      <w:pPr>
        <w:spacing w:before="0" w:after="0" w:line="240" w:lineRule="auto"/>
      </w:pPr>
      <w:r>
        <w:continuationSeparator/>
      </w:r>
    </w:p>
  </w:footnote>
  <w:footnote w:type="continuationNotice" w:id="1">
    <w:p w14:paraId="4A26820E" w14:textId="77777777" w:rsidR="00385E50" w:rsidRDefault="00385E50">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F1F0F"/>
    <w:multiLevelType w:val="multilevel"/>
    <w:tmpl w:val="59F0C1E8"/>
    <w:lvl w:ilvl="0">
      <w:start w:val="5"/>
      <w:numFmt w:val="decimal"/>
      <w:lvlText w:val="%1."/>
      <w:lvlJc w:val="left"/>
      <w:pPr>
        <w:ind w:left="450" w:hanging="360"/>
      </w:pPr>
      <w:rPr>
        <w:rFonts w:hint="default"/>
      </w:rPr>
    </w:lvl>
    <w:lvl w:ilvl="1">
      <w:start w:val="3"/>
      <w:numFmt w:val="decimal"/>
      <w:lvlText w:val="%1.%2."/>
      <w:lvlJc w:val="left"/>
      <w:pPr>
        <w:ind w:left="450"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170" w:hanging="1080"/>
      </w:pPr>
      <w:rPr>
        <w:rFonts w:hint="default"/>
      </w:rPr>
    </w:lvl>
    <w:lvl w:ilvl="5">
      <w:start w:val="1"/>
      <w:numFmt w:val="decimal"/>
      <w:lvlText w:val="%1.%2.%3.%4.%5.%6."/>
      <w:lvlJc w:val="left"/>
      <w:pPr>
        <w:ind w:left="1170" w:hanging="1080"/>
      </w:pPr>
      <w:rPr>
        <w:rFonts w:hint="default"/>
      </w:rPr>
    </w:lvl>
    <w:lvl w:ilvl="6">
      <w:start w:val="1"/>
      <w:numFmt w:val="decimal"/>
      <w:lvlText w:val="%1.%2.%3.%4.%5.%6.%7."/>
      <w:lvlJc w:val="left"/>
      <w:pPr>
        <w:ind w:left="1530" w:hanging="1440"/>
      </w:pPr>
      <w:rPr>
        <w:rFonts w:hint="default"/>
      </w:rPr>
    </w:lvl>
    <w:lvl w:ilvl="7">
      <w:start w:val="1"/>
      <w:numFmt w:val="decimal"/>
      <w:lvlText w:val="%1.%2.%3.%4.%5.%6.%7.%8."/>
      <w:lvlJc w:val="left"/>
      <w:pPr>
        <w:ind w:left="1530" w:hanging="1440"/>
      </w:pPr>
      <w:rPr>
        <w:rFonts w:hint="default"/>
      </w:rPr>
    </w:lvl>
    <w:lvl w:ilvl="8">
      <w:start w:val="1"/>
      <w:numFmt w:val="decimal"/>
      <w:lvlText w:val="%1.%2.%3.%4.%5.%6.%7.%8.%9."/>
      <w:lvlJc w:val="left"/>
      <w:pPr>
        <w:ind w:left="1890" w:hanging="1800"/>
      </w:pPr>
      <w:rPr>
        <w:rFonts w:hint="default"/>
      </w:rPr>
    </w:lvl>
  </w:abstractNum>
  <w:abstractNum w:abstractNumId="1" w15:restartNumberingAfterBreak="0">
    <w:nsid w:val="17566909"/>
    <w:multiLevelType w:val="hybridMultilevel"/>
    <w:tmpl w:val="A4002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F325E9"/>
    <w:multiLevelType w:val="hybridMultilevel"/>
    <w:tmpl w:val="2F321686"/>
    <w:lvl w:ilvl="0" w:tplc="971476BA">
      <w:start w:val="1"/>
      <w:numFmt w:val="decimal"/>
      <w:lvlText w:val="%1."/>
      <w:lvlJc w:val="left"/>
      <w:pPr>
        <w:ind w:left="720" w:hanging="360"/>
      </w:pPr>
      <w:rPr>
        <w:rFonts w:ascii="Times New Roman" w:eastAsiaTheme="minorHAnsi" w:hAnsi="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A13348"/>
    <w:multiLevelType w:val="multilevel"/>
    <w:tmpl w:val="301616D2"/>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55A6F38"/>
    <w:multiLevelType w:val="multilevel"/>
    <w:tmpl w:val="CED8DE1C"/>
    <w:lvl w:ilvl="0">
      <w:start w:val="1"/>
      <w:numFmt w:val="decimal"/>
      <w:lvlText w:val="%1."/>
      <w:lvlJc w:val="left"/>
      <w:pPr>
        <w:ind w:left="3240" w:hanging="360"/>
      </w:pPr>
    </w:lvl>
    <w:lvl w:ilvl="1">
      <w:start w:val="1"/>
      <w:numFmt w:val="decimal"/>
      <w:isLgl/>
      <w:lvlText w:val="%1.%2."/>
      <w:lvlJc w:val="left"/>
      <w:pPr>
        <w:ind w:left="3510" w:hanging="360"/>
      </w:pPr>
      <w:rPr>
        <w:rFonts w:hint="default"/>
      </w:rPr>
    </w:lvl>
    <w:lvl w:ilvl="2">
      <w:start w:val="1"/>
      <w:numFmt w:val="decimal"/>
      <w:isLgl/>
      <w:lvlText w:val="%1.%2.%3."/>
      <w:lvlJc w:val="left"/>
      <w:pPr>
        <w:ind w:left="4410" w:hanging="720"/>
      </w:pPr>
      <w:rPr>
        <w:rFonts w:hint="default"/>
        <w:b/>
        <w:bCs/>
      </w:rPr>
    </w:lvl>
    <w:lvl w:ilvl="3">
      <w:start w:val="1"/>
      <w:numFmt w:val="decimal"/>
      <w:isLgl/>
      <w:lvlText w:val="%1.%2.%3.%4."/>
      <w:lvlJc w:val="left"/>
      <w:pPr>
        <w:ind w:left="5040" w:hanging="720"/>
      </w:pPr>
      <w:rPr>
        <w:rFonts w:hint="default"/>
      </w:rPr>
    </w:lvl>
    <w:lvl w:ilvl="4">
      <w:start w:val="1"/>
      <w:numFmt w:val="decimal"/>
      <w:isLgl/>
      <w:lvlText w:val="%1.%2.%3.%4.%5."/>
      <w:lvlJc w:val="left"/>
      <w:pPr>
        <w:ind w:left="6300" w:hanging="1080"/>
      </w:pPr>
      <w:rPr>
        <w:rFonts w:hint="default"/>
      </w:rPr>
    </w:lvl>
    <w:lvl w:ilvl="5">
      <w:start w:val="1"/>
      <w:numFmt w:val="decimal"/>
      <w:isLgl/>
      <w:lvlText w:val="%1.%2.%3.%4.%5.%6."/>
      <w:lvlJc w:val="left"/>
      <w:pPr>
        <w:ind w:left="6300" w:hanging="1080"/>
      </w:pPr>
      <w:rPr>
        <w:rFonts w:hint="default"/>
      </w:rPr>
    </w:lvl>
    <w:lvl w:ilvl="6">
      <w:start w:val="1"/>
      <w:numFmt w:val="decimal"/>
      <w:isLgl/>
      <w:lvlText w:val="%1.%2.%3.%4.%5.%6.%7."/>
      <w:lvlJc w:val="left"/>
      <w:pPr>
        <w:ind w:left="6660" w:hanging="1440"/>
      </w:pPr>
      <w:rPr>
        <w:rFonts w:hint="default"/>
      </w:rPr>
    </w:lvl>
    <w:lvl w:ilvl="7">
      <w:start w:val="1"/>
      <w:numFmt w:val="decimal"/>
      <w:isLgl/>
      <w:lvlText w:val="%1.%2.%3.%4.%5.%6.%7.%8."/>
      <w:lvlJc w:val="left"/>
      <w:pPr>
        <w:ind w:left="6660" w:hanging="1440"/>
      </w:pPr>
      <w:rPr>
        <w:rFonts w:hint="default"/>
      </w:rPr>
    </w:lvl>
    <w:lvl w:ilvl="8">
      <w:start w:val="1"/>
      <w:numFmt w:val="decimal"/>
      <w:isLgl/>
      <w:lvlText w:val="%1.%2.%3.%4.%5.%6.%7.%8.%9."/>
      <w:lvlJc w:val="left"/>
      <w:pPr>
        <w:ind w:left="7020" w:hanging="1800"/>
      </w:pPr>
      <w:rPr>
        <w:rFonts w:hint="default"/>
      </w:rPr>
    </w:lvl>
  </w:abstractNum>
  <w:abstractNum w:abstractNumId="5" w15:restartNumberingAfterBreak="0">
    <w:nsid w:val="3AAD2BBF"/>
    <w:multiLevelType w:val="hybridMultilevel"/>
    <w:tmpl w:val="F7F06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3C7EAB"/>
    <w:multiLevelType w:val="hybridMultilevel"/>
    <w:tmpl w:val="709C8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3804B9"/>
    <w:multiLevelType w:val="hybridMultilevel"/>
    <w:tmpl w:val="FE581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6065E5"/>
    <w:multiLevelType w:val="multilevel"/>
    <w:tmpl w:val="C12E71DE"/>
    <w:styleLink w:val="ReferencingStyle"/>
    <w:lvl w:ilvl="0">
      <w:start w:val="1"/>
      <w:numFmt w:val="decimal"/>
      <w:lvlText w:val="[%1]"/>
      <w:lvlJc w:val="left"/>
      <w:pPr>
        <w:ind w:left="720" w:hanging="360"/>
      </w:pPr>
      <w:rPr>
        <w:rFonts w:ascii="Times New Roman" w:hAnsi="Times New Roman" w:hint="default"/>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FE25C6E"/>
    <w:multiLevelType w:val="multilevel"/>
    <w:tmpl w:val="91EED2AC"/>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261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0" w15:restartNumberingAfterBreak="0">
    <w:nsid w:val="531D437B"/>
    <w:multiLevelType w:val="hybridMultilevel"/>
    <w:tmpl w:val="EA86B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AF0092"/>
    <w:multiLevelType w:val="hybridMultilevel"/>
    <w:tmpl w:val="2948F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D71EE4"/>
    <w:multiLevelType w:val="multilevel"/>
    <w:tmpl w:val="942E4808"/>
    <w:lvl w:ilvl="0">
      <w:start w:val="1"/>
      <w:numFmt w:val="bullet"/>
      <w:lvlText w:val=""/>
      <w:lvlJc w:val="left"/>
      <w:pPr>
        <w:ind w:left="540" w:hanging="540"/>
      </w:pPr>
      <w:rPr>
        <w:rFonts w:ascii="Symbol" w:hAnsi="Symbol" w:hint="default"/>
      </w:rPr>
    </w:lvl>
    <w:lvl w:ilvl="1">
      <w:start w:val="5"/>
      <w:numFmt w:val="decimal"/>
      <w:lvlText w:val="%1.%2."/>
      <w:lvlJc w:val="left"/>
      <w:pPr>
        <w:ind w:left="945" w:hanging="54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13" w15:restartNumberingAfterBreak="0">
    <w:nsid w:val="6CF83658"/>
    <w:multiLevelType w:val="hybridMultilevel"/>
    <w:tmpl w:val="149C03D8"/>
    <w:lvl w:ilvl="0" w:tplc="08090003">
      <w:start w:val="1"/>
      <w:numFmt w:val="bullet"/>
      <w:lvlText w:val="o"/>
      <w:lvlJc w:val="left"/>
      <w:pPr>
        <w:ind w:left="1065" w:hanging="360"/>
      </w:pPr>
      <w:rPr>
        <w:rFonts w:ascii="Courier New" w:hAnsi="Courier New" w:cs="Courier New" w:hint="default"/>
      </w:rPr>
    </w:lvl>
    <w:lvl w:ilvl="1" w:tplc="08090003" w:tentative="1">
      <w:start w:val="1"/>
      <w:numFmt w:val="bullet"/>
      <w:lvlText w:val="o"/>
      <w:lvlJc w:val="left"/>
      <w:pPr>
        <w:ind w:left="1785" w:hanging="360"/>
      </w:pPr>
      <w:rPr>
        <w:rFonts w:ascii="Courier New" w:hAnsi="Courier New" w:cs="Courier New" w:hint="default"/>
      </w:rPr>
    </w:lvl>
    <w:lvl w:ilvl="2" w:tplc="08090005" w:tentative="1">
      <w:start w:val="1"/>
      <w:numFmt w:val="bullet"/>
      <w:lvlText w:val=""/>
      <w:lvlJc w:val="left"/>
      <w:pPr>
        <w:ind w:left="2505" w:hanging="360"/>
      </w:pPr>
      <w:rPr>
        <w:rFonts w:ascii="Wingdings" w:hAnsi="Wingdings" w:hint="default"/>
      </w:rPr>
    </w:lvl>
    <w:lvl w:ilvl="3" w:tplc="08090001" w:tentative="1">
      <w:start w:val="1"/>
      <w:numFmt w:val="bullet"/>
      <w:lvlText w:val=""/>
      <w:lvlJc w:val="left"/>
      <w:pPr>
        <w:ind w:left="3225" w:hanging="360"/>
      </w:pPr>
      <w:rPr>
        <w:rFonts w:ascii="Symbol" w:hAnsi="Symbol" w:hint="default"/>
      </w:rPr>
    </w:lvl>
    <w:lvl w:ilvl="4" w:tplc="08090003" w:tentative="1">
      <w:start w:val="1"/>
      <w:numFmt w:val="bullet"/>
      <w:lvlText w:val="o"/>
      <w:lvlJc w:val="left"/>
      <w:pPr>
        <w:ind w:left="3945" w:hanging="360"/>
      </w:pPr>
      <w:rPr>
        <w:rFonts w:ascii="Courier New" w:hAnsi="Courier New" w:cs="Courier New" w:hint="default"/>
      </w:rPr>
    </w:lvl>
    <w:lvl w:ilvl="5" w:tplc="08090005" w:tentative="1">
      <w:start w:val="1"/>
      <w:numFmt w:val="bullet"/>
      <w:lvlText w:val=""/>
      <w:lvlJc w:val="left"/>
      <w:pPr>
        <w:ind w:left="4665" w:hanging="360"/>
      </w:pPr>
      <w:rPr>
        <w:rFonts w:ascii="Wingdings" w:hAnsi="Wingdings" w:hint="default"/>
      </w:rPr>
    </w:lvl>
    <w:lvl w:ilvl="6" w:tplc="08090001" w:tentative="1">
      <w:start w:val="1"/>
      <w:numFmt w:val="bullet"/>
      <w:lvlText w:val=""/>
      <w:lvlJc w:val="left"/>
      <w:pPr>
        <w:ind w:left="5385" w:hanging="360"/>
      </w:pPr>
      <w:rPr>
        <w:rFonts w:ascii="Symbol" w:hAnsi="Symbol" w:hint="default"/>
      </w:rPr>
    </w:lvl>
    <w:lvl w:ilvl="7" w:tplc="08090003" w:tentative="1">
      <w:start w:val="1"/>
      <w:numFmt w:val="bullet"/>
      <w:lvlText w:val="o"/>
      <w:lvlJc w:val="left"/>
      <w:pPr>
        <w:ind w:left="6105" w:hanging="360"/>
      </w:pPr>
      <w:rPr>
        <w:rFonts w:ascii="Courier New" w:hAnsi="Courier New" w:cs="Courier New" w:hint="default"/>
      </w:rPr>
    </w:lvl>
    <w:lvl w:ilvl="8" w:tplc="08090005" w:tentative="1">
      <w:start w:val="1"/>
      <w:numFmt w:val="bullet"/>
      <w:lvlText w:val=""/>
      <w:lvlJc w:val="left"/>
      <w:pPr>
        <w:ind w:left="6825" w:hanging="360"/>
      </w:pPr>
      <w:rPr>
        <w:rFonts w:ascii="Wingdings" w:hAnsi="Wingdings" w:hint="default"/>
      </w:rPr>
    </w:lvl>
  </w:abstractNum>
  <w:abstractNum w:abstractNumId="14" w15:restartNumberingAfterBreak="0">
    <w:nsid w:val="6F3D582E"/>
    <w:multiLevelType w:val="multilevel"/>
    <w:tmpl w:val="37DC4C24"/>
    <w:lvl w:ilvl="0">
      <w:start w:val="7"/>
      <w:numFmt w:val="decimal"/>
      <w:lvlText w:val="%1."/>
      <w:lvlJc w:val="left"/>
      <w:pPr>
        <w:ind w:left="540" w:hanging="540"/>
      </w:pPr>
      <w:rPr>
        <w:rFonts w:hint="default"/>
      </w:rPr>
    </w:lvl>
    <w:lvl w:ilvl="1">
      <w:start w:val="5"/>
      <w:numFmt w:val="decimal"/>
      <w:lvlText w:val="%1.%2."/>
      <w:lvlJc w:val="left"/>
      <w:pPr>
        <w:ind w:left="945" w:hanging="54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15" w15:restartNumberingAfterBreak="0">
    <w:nsid w:val="6F41730B"/>
    <w:multiLevelType w:val="multilevel"/>
    <w:tmpl w:val="87E27036"/>
    <w:lvl w:ilvl="0">
      <w:start w:val="2"/>
      <w:numFmt w:val="decimal"/>
      <w:lvlText w:val="%1."/>
      <w:lvlJc w:val="left"/>
      <w:pPr>
        <w:ind w:left="360" w:hanging="360"/>
      </w:pPr>
      <w:rPr>
        <w:rFonts w:hint="default"/>
      </w:rPr>
    </w:lvl>
    <w:lvl w:ilvl="1">
      <w:start w:val="2"/>
      <w:numFmt w:val="decimal"/>
      <w:lvlText w:val="%1.%2."/>
      <w:lvlJc w:val="left"/>
      <w:pPr>
        <w:ind w:left="135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F7F3DA1"/>
    <w:multiLevelType w:val="hybridMultilevel"/>
    <w:tmpl w:val="05C6DAE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73683474"/>
    <w:multiLevelType w:val="hybridMultilevel"/>
    <w:tmpl w:val="E1E0FB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538378C"/>
    <w:multiLevelType w:val="multilevel"/>
    <w:tmpl w:val="8188CB5C"/>
    <w:lvl w:ilvl="0">
      <w:start w:val="7"/>
      <w:numFmt w:val="decimal"/>
      <w:lvlText w:val="%1."/>
      <w:lvlJc w:val="left"/>
      <w:pPr>
        <w:ind w:left="540" w:hanging="540"/>
      </w:pPr>
      <w:rPr>
        <w:rFonts w:hint="default"/>
      </w:rPr>
    </w:lvl>
    <w:lvl w:ilvl="1">
      <w:start w:val="4"/>
      <w:numFmt w:val="decimal"/>
      <w:lvlText w:val="%1.%2."/>
      <w:lvlJc w:val="left"/>
      <w:pPr>
        <w:ind w:left="1350" w:hanging="540"/>
      </w:pPr>
      <w:rPr>
        <w:rFonts w:hint="default"/>
      </w:rPr>
    </w:lvl>
    <w:lvl w:ilvl="2">
      <w:start w:val="3"/>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19" w15:restartNumberingAfterBreak="0">
    <w:nsid w:val="7E3C1230"/>
    <w:multiLevelType w:val="multilevel"/>
    <w:tmpl w:val="FD52F2EA"/>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796172094">
    <w:abstractNumId w:val="4"/>
  </w:num>
  <w:num w:numId="2" w16cid:durableId="1169179945">
    <w:abstractNumId w:val="10"/>
  </w:num>
  <w:num w:numId="3" w16cid:durableId="262416672">
    <w:abstractNumId w:val="5"/>
  </w:num>
  <w:num w:numId="4" w16cid:durableId="493029538">
    <w:abstractNumId w:val="1"/>
  </w:num>
  <w:num w:numId="5" w16cid:durableId="2016027410">
    <w:abstractNumId w:val="6"/>
  </w:num>
  <w:num w:numId="6" w16cid:durableId="917665887">
    <w:abstractNumId w:val="17"/>
  </w:num>
  <w:num w:numId="7" w16cid:durableId="2084721504">
    <w:abstractNumId w:val="11"/>
  </w:num>
  <w:num w:numId="8" w16cid:durableId="1214392994">
    <w:abstractNumId w:val="7"/>
  </w:num>
  <w:num w:numId="9" w16cid:durableId="1655134948">
    <w:abstractNumId w:val="16"/>
  </w:num>
  <w:num w:numId="10" w16cid:durableId="1295789395">
    <w:abstractNumId w:val="13"/>
  </w:num>
  <w:num w:numId="11" w16cid:durableId="100927182">
    <w:abstractNumId w:val="2"/>
  </w:num>
  <w:num w:numId="12" w16cid:durableId="88157947">
    <w:abstractNumId w:val="18"/>
  </w:num>
  <w:num w:numId="13" w16cid:durableId="998391041">
    <w:abstractNumId w:val="14"/>
  </w:num>
  <w:num w:numId="14" w16cid:durableId="1558275138">
    <w:abstractNumId w:val="9"/>
  </w:num>
  <w:num w:numId="15" w16cid:durableId="913976661">
    <w:abstractNumId w:val="8"/>
  </w:num>
  <w:num w:numId="16" w16cid:durableId="780882596">
    <w:abstractNumId w:val="3"/>
  </w:num>
  <w:num w:numId="17" w16cid:durableId="1491673702">
    <w:abstractNumId w:val="12"/>
  </w:num>
  <w:num w:numId="18" w16cid:durableId="994264815">
    <w:abstractNumId w:val="0"/>
  </w:num>
  <w:num w:numId="19" w16cid:durableId="1455757640">
    <w:abstractNumId w:val="19"/>
  </w:num>
  <w:num w:numId="20" w16cid:durableId="530843248">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wMTAwMzM1NLQ0NTNU0lEKTi0uzszPAykwNK4FAEGks4YtAAAA"/>
  </w:docVars>
  <w:rsids>
    <w:rsidRoot w:val="00E65D1C"/>
    <w:rsid w:val="00000218"/>
    <w:rsid w:val="00000491"/>
    <w:rsid w:val="000006EC"/>
    <w:rsid w:val="00000ACD"/>
    <w:rsid w:val="00000D75"/>
    <w:rsid w:val="000016B7"/>
    <w:rsid w:val="00001B7C"/>
    <w:rsid w:val="000023E3"/>
    <w:rsid w:val="000025C9"/>
    <w:rsid w:val="00002711"/>
    <w:rsid w:val="00003A9F"/>
    <w:rsid w:val="00004344"/>
    <w:rsid w:val="000043AA"/>
    <w:rsid w:val="000043B4"/>
    <w:rsid w:val="000045E0"/>
    <w:rsid w:val="0000471A"/>
    <w:rsid w:val="0000493E"/>
    <w:rsid w:val="00005703"/>
    <w:rsid w:val="000057A1"/>
    <w:rsid w:val="00006BFC"/>
    <w:rsid w:val="00006E00"/>
    <w:rsid w:val="00007101"/>
    <w:rsid w:val="00007599"/>
    <w:rsid w:val="000079EC"/>
    <w:rsid w:val="00010BDE"/>
    <w:rsid w:val="00011176"/>
    <w:rsid w:val="0001140F"/>
    <w:rsid w:val="0001190A"/>
    <w:rsid w:val="00011DEE"/>
    <w:rsid w:val="000128E3"/>
    <w:rsid w:val="000133BA"/>
    <w:rsid w:val="000134FF"/>
    <w:rsid w:val="00013568"/>
    <w:rsid w:val="000135D1"/>
    <w:rsid w:val="00013851"/>
    <w:rsid w:val="00014093"/>
    <w:rsid w:val="0001435B"/>
    <w:rsid w:val="0001444D"/>
    <w:rsid w:val="000144FC"/>
    <w:rsid w:val="00014570"/>
    <w:rsid w:val="00014AAD"/>
    <w:rsid w:val="00014C03"/>
    <w:rsid w:val="00014EB5"/>
    <w:rsid w:val="00015961"/>
    <w:rsid w:val="0001607C"/>
    <w:rsid w:val="00016441"/>
    <w:rsid w:val="00016704"/>
    <w:rsid w:val="00016A39"/>
    <w:rsid w:val="00017139"/>
    <w:rsid w:val="0001765A"/>
    <w:rsid w:val="000201EB"/>
    <w:rsid w:val="00020439"/>
    <w:rsid w:val="0002068A"/>
    <w:rsid w:val="00020C61"/>
    <w:rsid w:val="000212DF"/>
    <w:rsid w:val="0002158C"/>
    <w:rsid w:val="000215FE"/>
    <w:rsid w:val="0002172B"/>
    <w:rsid w:val="00021A07"/>
    <w:rsid w:val="00021B48"/>
    <w:rsid w:val="00021F9E"/>
    <w:rsid w:val="000229AF"/>
    <w:rsid w:val="00022D79"/>
    <w:rsid w:val="00023C7D"/>
    <w:rsid w:val="0002495E"/>
    <w:rsid w:val="00024DF1"/>
    <w:rsid w:val="00025DCB"/>
    <w:rsid w:val="000262F7"/>
    <w:rsid w:val="00026A33"/>
    <w:rsid w:val="00026D51"/>
    <w:rsid w:val="0002742B"/>
    <w:rsid w:val="000276FA"/>
    <w:rsid w:val="00027BC8"/>
    <w:rsid w:val="00027C73"/>
    <w:rsid w:val="00027DA8"/>
    <w:rsid w:val="00027E1B"/>
    <w:rsid w:val="00030024"/>
    <w:rsid w:val="000307E1"/>
    <w:rsid w:val="0003084D"/>
    <w:rsid w:val="0003087B"/>
    <w:rsid w:val="0003098A"/>
    <w:rsid w:val="00030D97"/>
    <w:rsid w:val="00030EB8"/>
    <w:rsid w:val="00032297"/>
    <w:rsid w:val="00033D7D"/>
    <w:rsid w:val="00033EF8"/>
    <w:rsid w:val="000341B9"/>
    <w:rsid w:val="0003465E"/>
    <w:rsid w:val="000351D5"/>
    <w:rsid w:val="00035EED"/>
    <w:rsid w:val="00035FFD"/>
    <w:rsid w:val="00036234"/>
    <w:rsid w:val="00036497"/>
    <w:rsid w:val="000366F4"/>
    <w:rsid w:val="00036A99"/>
    <w:rsid w:val="00036ABC"/>
    <w:rsid w:val="00036BF8"/>
    <w:rsid w:val="00036FD6"/>
    <w:rsid w:val="00037C12"/>
    <w:rsid w:val="00037EBD"/>
    <w:rsid w:val="00037F30"/>
    <w:rsid w:val="00040861"/>
    <w:rsid w:val="00040F87"/>
    <w:rsid w:val="00040FCF"/>
    <w:rsid w:val="000411AE"/>
    <w:rsid w:val="00042179"/>
    <w:rsid w:val="000421A9"/>
    <w:rsid w:val="000427F6"/>
    <w:rsid w:val="0004386F"/>
    <w:rsid w:val="00044512"/>
    <w:rsid w:val="0004452E"/>
    <w:rsid w:val="00044C41"/>
    <w:rsid w:val="000460E6"/>
    <w:rsid w:val="000511E0"/>
    <w:rsid w:val="0005127D"/>
    <w:rsid w:val="00051632"/>
    <w:rsid w:val="0005176B"/>
    <w:rsid w:val="000518FD"/>
    <w:rsid w:val="00051BFD"/>
    <w:rsid w:val="00052992"/>
    <w:rsid w:val="00053407"/>
    <w:rsid w:val="00053828"/>
    <w:rsid w:val="00053C03"/>
    <w:rsid w:val="00053C6C"/>
    <w:rsid w:val="00054401"/>
    <w:rsid w:val="000548E9"/>
    <w:rsid w:val="00054B0B"/>
    <w:rsid w:val="00054D72"/>
    <w:rsid w:val="0005593A"/>
    <w:rsid w:val="00055AD3"/>
    <w:rsid w:val="00055D31"/>
    <w:rsid w:val="00056357"/>
    <w:rsid w:val="00056828"/>
    <w:rsid w:val="000569B3"/>
    <w:rsid w:val="00056B1E"/>
    <w:rsid w:val="00056EEE"/>
    <w:rsid w:val="0005739E"/>
    <w:rsid w:val="00057A26"/>
    <w:rsid w:val="00057A8F"/>
    <w:rsid w:val="000602CC"/>
    <w:rsid w:val="000605E8"/>
    <w:rsid w:val="00060790"/>
    <w:rsid w:val="00060DC5"/>
    <w:rsid w:val="00060F65"/>
    <w:rsid w:val="0006134B"/>
    <w:rsid w:val="00061371"/>
    <w:rsid w:val="00061676"/>
    <w:rsid w:val="00061BAB"/>
    <w:rsid w:val="00061D34"/>
    <w:rsid w:val="000623D1"/>
    <w:rsid w:val="00062520"/>
    <w:rsid w:val="0006284D"/>
    <w:rsid w:val="000628CB"/>
    <w:rsid w:val="00062DE1"/>
    <w:rsid w:val="000639CA"/>
    <w:rsid w:val="00064618"/>
    <w:rsid w:val="0006524C"/>
    <w:rsid w:val="0006580B"/>
    <w:rsid w:val="00065A2A"/>
    <w:rsid w:val="00065B60"/>
    <w:rsid w:val="00065B65"/>
    <w:rsid w:val="00065D15"/>
    <w:rsid w:val="00066F00"/>
    <w:rsid w:val="000675FC"/>
    <w:rsid w:val="00067720"/>
    <w:rsid w:val="0006795E"/>
    <w:rsid w:val="0007039F"/>
    <w:rsid w:val="00070E35"/>
    <w:rsid w:val="00071361"/>
    <w:rsid w:val="00071800"/>
    <w:rsid w:val="0007187B"/>
    <w:rsid w:val="00071893"/>
    <w:rsid w:val="00071B54"/>
    <w:rsid w:val="00071B7E"/>
    <w:rsid w:val="00072A8F"/>
    <w:rsid w:val="00074395"/>
    <w:rsid w:val="00074546"/>
    <w:rsid w:val="0007473C"/>
    <w:rsid w:val="00074DBA"/>
    <w:rsid w:val="00074DD8"/>
    <w:rsid w:val="00074F14"/>
    <w:rsid w:val="0007500B"/>
    <w:rsid w:val="00075078"/>
    <w:rsid w:val="00075270"/>
    <w:rsid w:val="00075757"/>
    <w:rsid w:val="0007575E"/>
    <w:rsid w:val="00075A20"/>
    <w:rsid w:val="00075CE6"/>
    <w:rsid w:val="0007615A"/>
    <w:rsid w:val="00076499"/>
    <w:rsid w:val="00076B2E"/>
    <w:rsid w:val="00076D16"/>
    <w:rsid w:val="00076DBF"/>
    <w:rsid w:val="00077DE8"/>
    <w:rsid w:val="00081135"/>
    <w:rsid w:val="00081362"/>
    <w:rsid w:val="00081406"/>
    <w:rsid w:val="00082BE7"/>
    <w:rsid w:val="00082DD9"/>
    <w:rsid w:val="00082E6C"/>
    <w:rsid w:val="00083619"/>
    <w:rsid w:val="00083D6D"/>
    <w:rsid w:val="000843FB"/>
    <w:rsid w:val="000845D9"/>
    <w:rsid w:val="000858D5"/>
    <w:rsid w:val="000861C1"/>
    <w:rsid w:val="00086923"/>
    <w:rsid w:val="00086F46"/>
    <w:rsid w:val="000872D1"/>
    <w:rsid w:val="000872DD"/>
    <w:rsid w:val="0008741D"/>
    <w:rsid w:val="00087581"/>
    <w:rsid w:val="00087AE0"/>
    <w:rsid w:val="00087E9E"/>
    <w:rsid w:val="00090624"/>
    <w:rsid w:val="00091013"/>
    <w:rsid w:val="000910D6"/>
    <w:rsid w:val="0009115F"/>
    <w:rsid w:val="0009150E"/>
    <w:rsid w:val="00091E0E"/>
    <w:rsid w:val="00091E1F"/>
    <w:rsid w:val="00091F67"/>
    <w:rsid w:val="00092726"/>
    <w:rsid w:val="00092854"/>
    <w:rsid w:val="0009339C"/>
    <w:rsid w:val="0009363B"/>
    <w:rsid w:val="00093A5C"/>
    <w:rsid w:val="00093BD3"/>
    <w:rsid w:val="00094183"/>
    <w:rsid w:val="00094285"/>
    <w:rsid w:val="000946C6"/>
    <w:rsid w:val="0009481C"/>
    <w:rsid w:val="0009487D"/>
    <w:rsid w:val="00094957"/>
    <w:rsid w:val="00094990"/>
    <w:rsid w:val="00095CB0"/>
    <w:rsid w:val="00096147"/>
    <w:rsid w:val="000966DF"/>
    <w:rsid w:val="000968AC"/>
    <w:rsid w:val="0009700D"/>
    <w:rsid w:val="000975E5"/>
    <w:rsid w:val="00097719"/>
    <w:rsid w:val="00097746"/>
    <w:rsid w:val="00097947"/>
    <w:rsid w:val="00097C4D"/>
    <w:rsid w:val="00097E2F"/>
    <w:rsid w:val="000A015B"/>
    <w:rsid w:val="000A0576"/>
    <w:rsid w:val="000A1826"/>
    <w:rsid w:val="000A1974"/>
    <w:rsid w:val="000A25F8"/>
    <w:rsid w:val="000A29AE"/>
    <w:rsid w:val="000A2C9E"/>
    <w:rsid w:val="000A2FCF"/>
    <w:rsid w:val="000A3153"/>
    <w:rsid w:val="000A3386"/>
    <w:rsid w:val="000A3556"/>
    <w:rsid w:val="000A35C0"/>
    <w:rsid w:val="000A3910"/>
    <w:rsid w:val="000A3E11"/>
    <w:rsid w:val="000A3F12"/>
    <w:rsid w:val="000A3FC3"/>
    <w:rsid w:val="000A45CE"/>
    <w:rsid w:val="000A4866"/>
    <w:rsid w:val="000A4877"/>
    <w:rsid w:val="000A48CD"/>
    <w:rsid w:val="000A563A"/>
    <w:rsid w:val="000A6470"/>
    <w:rsid w:val="000A69CF"/>
    <w:rsid w:val="000A6E02"/>
    <w:rsid w:val="000A78E2"/>
    <w:rsid w:val="000A7F08"/>
    <w:rsid w:val="000A7F5E"/>
    <w:rsid w:val="000B0B44"/>
    <w:rsid w:val="000B14B1"/>
    <w:rsid w:val="000B19DA"/>
    <w:rsid w:val="000B230B"/>
    <w:rsid w:val="000B48C9"/>
    <w:rsid w:val="000B48F3"/>
    <w:rsid w:val="000B4901"/>
    <w:rsid w:val="000B4E2F"/>
    <w:rsid w:val="000B557B"/>
    <w:rsid w:val="000B564D"/>
    <w:rsid w:val="000B5CD3"/>
    <w:rsid w:val="000B5DB1"/>
    <w:rsid w:val="000B5E02"/>
    <w:rsid w:val="000B6254"/>
    <w:rsid w:val="000B65D2"/>
    <w:rsid w:val="000B6A16"/>
    <w:rsid w:val="000B6C12"/>
    <w:rsid w:val="000B7724"/>
    <w:rsid w:val="000B79C9"/>
    <w:rsid w:val="000C00BF"/>
    <w:rsid w:val="000C017D"/>
    <w:rsid w:val="000C077D"/>
    <w:rsid w:val="000C08FA"/>
    <w:rsid w:val="000C0B0A"/>
    <w:rsid w:val="000C1A10"/>
    <w:rsid w:val="000C2B05"/>
    <w:rsid w:val="000C3E9F"/>
    <w:rsid w:val="000C4236"/>
    <w:rsid w:val="000C4D97"/>
    <w:rsid w:val="000C578E"/>
    <w:rsid w:val="000C62D0"/>
    <w:rsid w:val="000C63F0"/>
    <w:rsid w:val="000C6444"/>
    <w:rsid w:val="000C6CF7"/>
    <w:rsid w:val="000C7BE2"/>
    <w:rsid w:val="000C7F71"/>
    <w:rsid w:val="000D00A8"/>
    <w:rsid w:val="000D0830"/>
    <w:rsid w:val="000D0FAB"/>
    <w:rsid w:val="000D11F8"/>
    <w:rsid w:val="000D13E4"/>
    <w:rsid w:val="000D1A4A"/>
    <w:rsid w:val="000D1CDC"/>
    <w:rsid w:val="000D209C"/>
    <w:rsid w:val="000D282E"/>
    <w:rsid w:val="000D29CC"/>
    <w:rsid w:val="000D2EEC"/>
    <w:rsid w:val="000D3345"/>
    <w:rsid w:val="000D3E64"/>
    <w:rsid w:val="000D4F0A"/>
    <w:rsid w:val="000D53B1"/>
    <w:rsid w:val="000D556B"/>
    <w:rsid w:val="000D5F69"/>
    <w:rsid w:val="000D6046"/>
    <w:rsid w:val="000D61D1"/>
    <w:rsid w:val="000D6346"/>
    <w:rsid w:val="000D6B0D"/>
    <w:rsid w:val="000D70F2"/>
    <w:rsid w:val="000D750B"/>
    <w:rsid w:val="000D7A39"/>
    <w:rsid w:val="000D7C65"/>
    <w:rsid w:val="000D7F4C"/>
    <w:rsid w:val="000E041F"/>
    <w:rsid w:val="000E05F2"/>
    <w:rsid w:val="000E0BDF"/>
    <w:rsid w:val="000E12DF"/>
    <w:rsid w:val="000E1A01"/>
    <w:rsid w:val="000E2011"/>
    <w:rsid w:val="000E222F"/>
    <w:rsid w:val="000E2324"/>
    <w:rsid w:val="000E2343"/>
    <w:rsid w:val="000E24BA"/>
    <w:rsid w:val="000E2774"/>
    <w:rsid w:val="000E29FE"/>
    <w:rsid w:val="000E2A88"/>
    <w:rsid w:val="000E2C75"/>
    <w:rsid w:val="000E3CA1"/>
    <w:rsid w:val="000E3D71"/>
    <w:rsid w:val="000E3ED3"/>
    <w:rsid w:val="000E3FF1"/>
    <w:rsid w:val="000E4387"/>
    <w:rsid w:val="000E4EEE"/>
    <w:rsid w:val="000E5740"/>
    <w:rsid w:val="000E58E5"/>
    <w:rsid w:val="000E59D5"/>
    <w:rsid w:val="000E5F62"/>
    <w:rsid w:val="000E643F"/>
    <w:rsid w:val="000E6D3E"/>
    <w:rsid w:val="000E6DC6"/>
    <w:rsid w:val="000E779D"/>
    <w:rsid w:val="000E7EE4"/>
    <w:rsid w:val="000F025B"/>
    <w:rsid w:val="000F0AEC"/>
    <w:rsid w:val="000F1234"/>
    <w:rsid w:val="000F2611"/>
    <w:rsid w:val="000F27F4"/>
    <w:rsid w:val="000F2936"/>
    <w:rsid w:val="000F2EED"/>
    <w:rsid w:val="000F3022"/>
    <w:rsid w:val="000F3521"/>
    <w:rsid w:val="000F3903"/>
    <w:rsid w:val="000F3E2D"/>
    <w:rsid w:val="000F4436"/>
    <w:rsid w:val="000F4627"/>
    <w:rsid w:val="000F4960"/>
    <w:rsid w:val="000F51DE"/>
    <w:rsid w:val="000F52C9"/>
    <w:rsid w:val="000F5413"/>
    <w:rsid w:val="000F54D0"/>
    <w:rsid w:val="000F596E"/>
    <w:rsid w:val="000F60D9"/>
    <w:rsid w:val="000F63D7"/>
    <w:rsid w:val="000F664F"/>
    <w:rsid w:val="000F6B83"/>
    <w:rsid w:val="000F6C26"/>
    <w:rsid w:val="000F6C38"/>
    <w:rsid w:val="000F6F75"/>
    <w:rsid w:val="000F7ADA"/>
    <w:rsid w:val="000F7E68"/>
    <w:rsid w:val="00100992"/>
    <w:rsid w:val="00100C82"/>
    <w:rsid w:val="00101CC4"/>
    <w:rsid w:val="00102872"/>
    <w:rsid w:val="00102ACC"/>
    <w:rsid w:val="00102D78"/>
    <w:rsid w:val="001046A1"/>
    <w:rsid w:val="001048E4"/>
    <w:rsid w:val="00104A11"/>
    <w:rsid w:val="00104F20"/>
    <w:rsid w:val="001052C9"/>
    <w:rsid w:val="0010597D"/>
    <w:rsid w:val="00105CC6"/>
    <w:rsid w:val="00105E0D"/>
    <w:rsid w:val="001062FF"/>
    <w:rsid w:val="00106E43"/>
    <w:rsid w:val="00106E90"/>
    <w:rsid w:val="00107567"/>
    <w:rsid w:val="00107A3C"/>
    <w:rsid w:val="00107E42"/>
    <w:rsid w:val="001106CC"/>
    <w:rsid w:val="00110855"/>
    <w:rsid w:val="00110AC7"/>
    <w:rsid w:val="001110AC"/>
    <w:rsid w:val="001110B3"/>
    <w:rsid w:val="0011186F"/>
    <w:rsid w:val="00111F37"/>
    <w:rsid w:val="00111F42"/>
    <w:rsid w:val="001122F6"/>
    <w:rsid w:val="00112E20"/>
    <w:rsid w:val="00112F10"/>
    <w:rsid w:val="0011310D"/>
    <w:rsid w:val="00113987"/>
    <w:rsid w:val="00113A8C"/>
    <w:rsid w:val="00113AEA"/>
    <w:rsid w:val="00113F74"/>
    <w:rsid w:val="00113F77"/>
    <w:rsid w:val="001143FC"/>
    <w:rsid w:val="00114BC1"/>
    <w:rsid w:val="00114BCC"/>
    <w:rsid w:val="00115056"/>
    <w:rsid w:val="001150C6"/>
    <w:rsid w:val="0011514E"/>
    <w:rsid w:val="001154EF"/>
    <w:rsid w:val="0011590A"/>
    <w:rsid w:val="00115A39"/>
    <w:rsid w:val="00115BCC"/>
    <w:rsid w:val="00117932"/>
    <w:rsid w:val="00117C36"/>
    <w:rsid w:val="00117D23"/>
    <w:rsid w:val="0012098C"/>
    <w:rsid w:val="0012099B"/>
    <w:rsid w:val="00120A95"/>
    <w:rsid w:val="00120C23"/>
    <w:rsid w:val="0012117E"/>
    <w:rsid w:val="00121231"/>
    <w:rsid w:val="00121D9B"/>
    <w:rsid w:val="0012288E"/>
    <w:rsid w:val="00122A5F"/>
    <w:rsid w:val="00123139"/>
    <w:rsid w:val="00123547"/>
    <w:rsid w:val="001235D8"/>
    <w:rsid w:val="00123948"/>
    <w:rsid w:val="00123FF1"/>
    <w:rsid w:val="00124061"/>
    <w:rsid w:val="00124A2F"/>
    <w:rsid w:val="001251B7"/>
    <w:rsid w:val="0012543C"/>
    <w:rsid w:val="001254F8"/>
    <w:rsid w:val="001255D4"/>
    <w:rsid w:val="001259F6"/>
    <w:rsid w:val="00126196"/>
    <w:rsid w:val="00126AFC"/>
    <w:rsid w:val="0012736F"/>
    <w:rsid w:val="0012741A"/>
    <w:rsid w:val="001277F2"/>
    <w:rsid w:val="00130D3F"/>
    <w:rsid w:val="001318F0"/>
    <w:rsid w:val="00131AB3"/>
    <w:rsid w:val="00131D16"/>
    <w:rsid w:val="0013262C"/>
    <w:rsid w:val="00132D60"/>
    <w:rsid w:val="00133298"/>
    <w:rsid w:val="00133C87"/>
    <w:rsid w:val="00134A53"/>
    <w:rsid w:val="00134EC6"/>
    <w:rsid w:val="00134F1B"/>
    <w:rsid w:val="001355A9"/>
    <w:rsid w:val="0013644F"/>
    <w:rsid w:val="001373CC"/>
    <w:rsid w:val="001379F5"/>
    <w:rsid w:val="00140402"/>
    <w:rsid w:val="00140EF2"/>
    <w:rsid w:val="001415AF"/>
    <w:rsid w:val="0014198C"/>
    <w:rsid w:val="00141D62"/>
    <w:rsid w:val="00141E16"/>
    <w:rsid w:val="00142597"/>
    <w:rsid w:val="001428A4"/>
    <w:rsid w:val="001428AA"/>
    <w:rsid w:val="00142F85"/>
    <w:rsid w:val="00143884"/>
    <w:rsid w:val="00143C0A"/>
    <w:rsid w:val="00143E93"/>
    <w:rsid w:val="00144219"/>
    <w:rsid w:val="001447EC"/>
    <w:rsid w:val="00144F98"/>
    <w:rsid w:val="001451B1"/>
    <w:rsid w:val="0014524B"/>
    <w:rsid w:val="00145653"/>
    <w:rsid w:val="0014657B"/>
    <w:rsid w:val="0014696F"/>
    <w:rsid w:val="0014722B"/>
    <w:rsid w:val="00150D3C"/>
    <w:rsid w:val="00150EC9"/>
    <w:rsid w:val="00150FDA"/>
    <w:rsid w:val="00151393"/>
    <w:rsid w:val="00151D19"/>
    <w:rsid w:val="00152F53"/>
    <w:rsid w:val="00152F70"/>
    <w:rsid w:val="0015322D"/>
    <w:rsid w:val="0015345B"/>
    <w:rsid w:val="001537DF"/>
    <w:rsid w:val="0015384C"/>
    <w:rsid w:val="00154B97"/>
    <w:rsid w:val="00154C38"/>
    <w:rsid w:val="0015509A"/>
    <w:rsid w:val="001558DE"/>
    <w:rsid w:val="00155CA4"/>
    <w:rsid w:val="0015628C"/>
    <w:rsid w:val="00156B82"/>
    <w:rsid w:val="00157599"/>
    <w:rsid w:val="00157D6A"/>
    <w:rsid w:val="001606DD"/>
    <w:rsid w:val="001606EE"/>
    <w:rsid w:val="001607CF"/>
    <w:rsid w:val="00160900"/>
    <w:rsid w:val="001613CA"/>
    <w:rsid w:val="001614A8"/>
    <w:rsid w:val="00161B8C"/>
    <w:rsid w:val="0016289A"/>
    <w:rsid w:val="001637BD"/>
    <w:rsid w:val="00163984"/>
    <w:rsid w:val="001640A6"/>
    <w:rsid w:val="001641AF"/>
    <w:rsid w:val="00164FFB"/>
    <w:rsid w:val="001650E4"/>
    <w:rsid w:val="0016516D"/>
    <w:rsid w:val="001653B9"/>
    <w:rsid w:val="00166162"/>
    <w:rsid w:val="001670BC"/>
    <w:rsid w:val="001676FC"/>
    <w:rsid w:val="001677D2"/>
    <w:rsid w:val="00167B20"/>
    <w:rsid w:val="0017073F"/>
    <w:rsid w:val="0017087D"/>
    <w:rsid w:val="001708E7"/>
    <w:rsid w:val="0017126C"/>
    <w:rsid w:val="00171371"/>
    <w:rsid w:val="001716C0"/>
    <w:rsid w:val="00172F12"/>
    <w:rsid w:val="00173B97"/>
    <w:rsid w:val="00173DB3"/>
    <w:rsid w:val="001743B0"/>
    <w:rsid w:val="00174842"/>
    <w:rsid w:val="00174A1A"/>
    <w:rsid w:val="00175544"/>
    <w:rsid w:val="00175CB5"/>
    <w:rsid w:val="00176FBE"/>
    <w:rsid w:val="0017756C"/>
    <w:rsid w:val="00177FE0"/>
    <w:rsid w:val="0018083A"/>
    <w:rsid w:val="00180BA4"/>
    <w:rsid w:val="00180D5E"/>
    <w:rsid w:val="00180E96"/>
    <w:rsid w:val="00181199"/>
    <w:rsid w:val="0018165F"/>
    <w:rsid w:val="0018170D"/>
    <w:rsid w:val="00183CDD"/>
    <w:rsid w:val="00185187"/>
    <w:rsid w:val="00185463"/>
    <w:rsid w:val="00185F71"/>
    <w:rsid w:val="0018627F"/>
    <w:rsid w:val="00186473"/>
    <w:rsid w:val="001864C9"/>
    <w:rsid w:val="001864D8"/>
    <w:rsid w:val="001865FC"/>
    <w:rsid w:val="001867DF"/>
    <w:rsid w:val="00186C4E"/>
    <w:rsid w:val="00186DAC"/>
    <w:rsid w:val="00186FAB"/>
    <w:rsid w:val="00187518"/>
    <w:rsid w:val="001877C2"/>
    <w:rsid w:val="00190253"/>
    <w:rsid w:val="00190965"/>
    <w:rsid w:val="00190B9E"/>
    <w:rsid w:val="00191087"/>
    <w:rsid w:val="001911C9"/>
    <w:rsid w:val="001918D5"/>
    <w:rsid w:val="00191DA6"/>
    <w:rsid w:val="00191E28"/>
    <w:rsid w:val="001921BF"/>
    <w:rsid w:val="0019278C"/>
    <w:rsid w:val="00192833"/>
    <w:rsid w:val="001928D9"/>
    <w:rsid w:val="00192E87"/>
    <w:rsid w:val="0019396C"/>
    <w:rsid w:val="00194A13"/>
    <w:rsid w:val="00194A36"/>
    <w:rsid w:val="00194E80"/>
    <w:rsid w:val="00195255"/>
    <w:rsid w:val="0019556B"/>
    <w:rsid w:val="0019562E"/>
    <w:rsid w:val="00195974"/>
    <w:rsid w:val="00195C10"/>
    <w:rsid w:val="00195FC5"/>
    <w:rsid w:val="00196AEB"/>
    <w:rsid w:val="00196BBB"/>
    <w:rsid w:val="00197AFB"/>
    <w:rsid w:val="00197FA0"/>
    <w:rsid w:val="001A0742"/>
    <w:rsid w:val="001A0BC4"/>
    <w:rsid w:val="001A0EF2"/>
    <w:rsid w:val="001A118B"/>
    <w:rsid w:val="001A181C"/>
    <w:rsid w:val="001A1FD6"/>
    <w:rsid w:val="001A2296"/>
    <w:rsid w:val="001A2537"/>
    <w:rsid w:val="001A2568"/>
    <w:rsid w:val="001A28AF"/>
    <w:rsid w:val="001A2E50"/>
    <w:rsid w:val="001A32B4"/>
    <w:rsid w:val="001A34B0"/>
    <w:rsid w:val="001A399E"/>
    <w:rsid w:val="001A3C51"/>
    <w:rsid w:val="001A3F5E"/>
    <w:rsid w:val="001A42E7"/>
    <w:rsid w:val="001A43D2"/>
    <w:rsid w:val="001A4A3F"/>
    <w:rsid w:val="001A5478"/>
    <w:rsid w:val="001A5A5B"/>
    <w:rsid w:val="001A6177"/>
    <w:rsid w:val="001A61B2"/>
    <w:rsid w:val="001A699B"/>
    <w:rsid w:val="001A6B15"/>
    <w:rsid w:val="001A73F9"/>
    <w:rsid w:val="001A7785"/>
    <w:rsid w:val="001A7976"/>
    <w:rsid w:val="001A79D6"/>
    <w:rsid w:val="001A7E1F"/>
    <w:rsid w:val="001B016F"/>
    <w:rsid w:val="001B05E5"/>
    <w:rsid w:val="001B13CD"/>
    <w:rsid w:val="001B14C9"/>
    <w:rsid w:val="001B15AC"/>
    <w:rsid w:val="001B217A"/>
    <w:rsid w:val="001B26E8"/>
    <w:rsid w:val="001B2C0C"/>
    <w:rsid w:val="001B3856"/>
    <w:rsid w:val="001B3ED3"/>
    <w:rsid w:val="001B4137"/>
    <w:rsid w:val="001B4165"/>
    <w:rsid w:val="001B41B5"/>
    <w:rsid w:val="001B45CE"/>
    <w:rsid w:val="001B4601"/>
    <w:rsid w:val="001B47FC"/>
    <w:rsid w:val="001B50A6"/>
    <w:rsid w:val="001B5101"/>
    <w:rsid w:val="001B51AE"/>
    <w:rsid w:val="001B56AB"/>
    <w:rsid w:val="001B5C21"/>
    <w:rsid w:val="001B5C36"/>
    <w:rsid w:val="001B5E61"/>
    <w:rsid w:val="001B5EFA"/>
    <w:rsid w:val="001B64E7"/>
    <w:rsid w:val="001B6A21"/>
    <w:rsid w:val="001B6C1B"/>
    <w:rsid w:val="001B6F22"/>
    <w:rsid w:val="001B7750"/>
    <w:rsid w:val="001B7BBD"/>
    <w:rsid w:val="001B7BE6"/>
    <w:rsid w:val="001C0DD6"/>
    <w:rsid w:val="001C1703"/>
    <w:rsid w:val="001C1C53"/>
    <w:rsid w:val="001C415D"/>
    <w:rsid w:val="001C55CA"/>
    <w:rsid w:val="001C58AC"/>
    <w:rsid w:val="001C59E9"/>
    <w:rsid w:val="001C5D9F"/>
    <w:rsid w:val="001C65E1"/>
    <w:rsid w:val="001C6D64"/>
    <w:rsid w:val="001C74FA"/>
    <w:rsid w:val="001C7618"/>
    <w:rsid w:val="001C78ED"/>
    <w:rsid w:val="001C7F1B"/>
    <w:rsid w:val="001D0351"/>
    <w:rsid w:val="001D0881"/>
    <w:rsid w:val="001D0CD9"/>
    <w:rsid w:val="001D0EBF"/>
    <w:rsid w:val="001D13F4"/>
    <w:rsid w:val="001D1751"/>
    <w:rsid w:val="001D1798"/>
    <w:rsid w:val="001D1922"/>
    <w:rsid w:val="001D23EA"/>
    <w:rsid w:val="001D24C0"/>
    <w:rsid w:val="001D318B"/>
    <w:rsid w:val="001D31BC"/>
    <w:rsid w:val="001D33F4"/>
    <w:rsid w:val="001D377C"/>
    <w:rsid w:val="001D3B3D"/>
    <w:rsid w:val="001D3C58"/>
    <w:rsid w:val="001D43F7"/>
    <w:rsid w:val="001D4623"/>
    <w:rsid w:val="001D4703"/>
    <w:rsid w:val="001D4A63"/>
    <w:rsid w:val="001D5157"/>
    <w:rsid w:val="001D54C5"/>
    <w:rsid w:val="001D5C10"/>
    <w:rsid w:val="001D5C13"/>
    <w:rsid w:val="001D5C56"/>
    <w:rsid w:val="001D6076"/>
    <w:rsid w:val="001D709C"/>
    <w:rsid w:val="001D76FB"/>
    <w:rsid w:val="001D7E1C"/>
    <w:rsid w:val="001D7F85"/>
    <w:rsid w:val="001E07D4"/>
    <w:rsid w:val="001E0CAF"/>
    <w:rsid w:val="001E0DD2"/>
    <w:rsid w:val="001E1548"/>
    <w:rsid w:val="001E1740"/>
    <w:rsid w:val="001E19AF"/>
    <w:rsid w:val="001E1B97"/>
    <w:rsid w:val="001E2AC1"/>
    <w:rsid w:val="001E324F"/>
    <w:rsid w:val="001E3C4B"/>
    <w:rsid w:val="001E403E"/>
    <w:rsid w:val="001E40BA"/>
    <w:rsid w:val="001E4E10"/>
    <w:rsid w:val="001E4E6E"/>
    <w:rsid w:val="001E4EC4"/>
    <w:rsid w:val="001E4F2C"/>
    <w:rsid w:val="001E5165"/>
    <w:rsid w:val="001E5444"/>
    <w:rsid w:val="001E57CF"/>
    <w:rsid w:val="001E5CF8"/>
    <w:rsid w:val="001E695B"/>
    <w:rsid w:val="001E69FE"/>
    <w:rsid w:val="001F002E"/>
    <w:rsid w:val="001F0046"/>
    <w:rsid w:val="001F019D"/>
    <w:rsid w:val="001F0D2B"/>
    <w:rsid w:val="001F1208"/>
    <w:rsid w:val="001F1274"/>
    <w:rsid w:val="001F143A"/>
    <w:rsid w:val="001F1467"/>
    <w:rsid w:val="001F2061"/>
    <w:rsid w:val="001F20BF"/>
    <w:rsid w:val="001F20C5"/>
    <w:rsid w:val="001F26C7"/>
    <w:rsid w:val="001F413B"/>
    <w:rsid w:val="001F443D"/>
    <w:rsid w:val="001F4D5B"/>
    <w:rsid w:val="001F5082"/>
    <w:rsid w:val="001F51F4"/>
    <w:rsid w:val="001F58DA"/>
    <w:rsid w:val="001F6398"/>
    <w:rsid w:val="001F6939"/>
    <w:rsid w:val="001F6F92"/>
    <w:rsid w:val="001F7E96"/>
    <w:rsid w:val="002000CD"/>
    <w:rsid w:val="002006AA"/>
    <w:rsid w:val="0020077D"/>
    <w:rsid w:val="00200B5B"/>
    <w:rsid w:val="00200D93"/>
    <w:rsid w:val="00200F79"/>
    <w:rsid w:val="00201C2C"/>
    <w:rsid w:val="00201D79"/>
    <w:rsid w:val="00202556"/>
    <w:rsid w:val="00202690"/>
    <w:rsid w:val="00202B84"/>
    <w:rsid w:val="00202F4C"/>
    <w:rsid w:val="00203214"/>
    <w:rsid w:val="002034B7"/>
    <w:rsid w:val="00203635"/>
    <w:rsid w:val="00203B01"/>
    <w:rsid w:val="0020416A"/>
    <w:rsid w:val="0020428C"/>
    <w:rsid w:val="00204FB5"/>
    <w:rsid w:val="00205412"/>
    <w:rsid w:val="00205615"/>
    <w:rsid w:val="00205CE7"/>
    <w:rsid w:val="00205D23"/>
    <w:rsid w:val="00206045"/>
    <w:rsid w:val="00206376"/>
    <w:rsid w:val="0020658F"/>
    <w:rsid w:val="00206616"/>
    <w:rsid w:val="00206FE2"/>
    <w:rsid w:val="00207018"/>
    <w:rsid w:val="00207247"/>
    <w:rsid w:val="002072A5"/>
    <w:rsid w:val="002076DE"/>
    <w:rsid w:val="00207888"/>
    <w:rsid w:val="00207B89"/>
    <w:rsid w:val="00210AFA"/>
    <w:rsid w:val="00210DE8"/>
    <w:rsid w:val="002115A3"/>
    <w:rsid w:val="0021188D"/>
    <w:rsid w:val="00211EAF"/>
    <w:rsid w:val="00212315"/>
    <w:rsid w:val="00212869"/>
    <w:rsid w:val="00212FED"/>
    <w:rsid w:val="0021314D"/>
    <w:rsid w:val="002132BC"/>
    <w:rsid w:val="0021379F"/>
    <w:rsid w:val="0021382D"/>
    <w:rsid w:val="00214473"/>
    <w:rsid w:val="00214EBE"/>
    <w:rsid w:val="00214FEE"/>
    <w:rsid w:val="00215107"/>
    <w:rsid w:val="0021600B"/>
    <w:rsid w:val="00216011"/>
    <w:rsid w:val="002161E6"/>
    <w:rsid w:val="00216276"/>
    <w:rsid w:val="0021646D"/>
    <w:rsid w:val="00216953"/>
    <w:rsid w:val="00216B1D"/>
    <w:rsid w:val="00216C9C"/>
    <w:rsid w:val="00220BB2"/>
    <w:rsid w:val="00220D43"/>
    <w:rsid w:val="00221547"/>
    <w:rsid w:val="002235AF"/>
    <w:rsid w:val="00223D4E"/>
    <w:rsid w:val="002240D4"/>
    <w:rsid w:val="002241BE"/>
    <w:rsid w:val="00224267"/>
    <w:rsid w:val="00224AB8"/>
    <w:rsid w:val="00224DF0"/>
    <w:rsid w:val="002250AF"/>
    <w:rsid w:val="00225337"/>
    <w:rsid w:val="002255A0"/>
    <w:rsid w:val="002258C1"/>
    <w:rsid w:val="00226F69"/>
    <w:rsid w:val="00226FE3"/>
    <w:rsid w:val="00227BED"/>
    <w:rsid w:val="00227D3D"/>
    <w:rsid w:val="002300A1"/>
    <w:rsid w:val="0023052B"/>
    <w:rsid w:val="00230751"/>
    <w:rsid w:val="00230F49"/>
    <w:rsid w:val="0023117B"/>
    <w:rsid w:val="002313F9"/>
    <w:rsid w:val="002314FA"/>
    <w:rsid w:val="0023154B"/>
    <w:rsid w:val="00231DEC"/>
    <w:rsid w:val="00231E87"/>
    <w:rsid w:val="002329A0"/>
    <w:rsid w:val="00232B64"/>
    <w:rsid w:val="00232EE6"/>
    <w:rsid w:val="002333F6"/>
    <w:rsid w:val="002335AE"/>
    <w:rsid w:val="00233FAE"/>
    <w:rsid w:val="002348AA"/>
    <w:rsid w:val="00234F4C"/>
    <w:rsid w:val="002354B0"/>
    <w:rsid w:val="00235C58"/>
    <w:rsid w:val="002367E0"/>
    <w:rsid w:val="002368FF"/>
    <w:rsid w:val="00236B11"/>
    <w:rsid w:val="00236D8F"/>
    <w:rsid w:val="00237A64"/>
    <w:rsid w:val="00237B5E"/>
    <w:rsid w:val="00237D29"/>
    <w:rsid w:val="00237DAB"/>
    <w:rsid w:val="0024019E"/>
    <w:rsid w:val="002403EE"/>
    <w:rsid w:val="002408F2"/>
    <w:rsid w:val="00240B0B"/>
    <w:rsid w:val="002414C7"/>
    <w:rsid w:val="00241734"/>
    <w:rsid w:val="00241E27"/>
    <w:rsid w:val="0024217C"/>
    <w:rsid w:val="002423F0"/>
    <w:rsid w:val="002426EC"/>
    <w:rsid w:val="002433CE"/>
    <w:rsid w:val="0024340E"/>
    <w:rsid w:val="00243882"/>
    <w:rsid w:val="00243D74"/>
    <w:rsid w:val="00243E2F"/>
    <w:rsid w:val="0024474A"/>
    <w:rsid w:val="002448A0"/>
    <w:rsid w:val="00244EE3"/>
    <w:rsid w:val="00245796"/>
    <w:rsid w:val="00246DE5"/>
    <w:rsid w:val="0024739F"/>
    <w:rsid w:val="00247711"/>
    <w:rsid w:val="00247884"/>
    <w:rsid w:val="00247E1B"/>
    <w:rsid w:val="00250487"/>
    <w:rsid w:val="002508D7"/>
    <w:rsid w:val="00250C22"/>
    <w:rsid w:val="00251BFC"/>
    <w:rsid w:val="00251FFF"/>
    <w:rsid w:val="002528BB"/>
    <w:rsid w:val="002533C8"/>
    <w:rsid w:val="002534C9"/>
    <w:rsid w:val="00253A1C"/>
    <w:rsid w:val="00254493"/>
    <w:rsid w:val="002553D4"/>
    <w:rsid w:val="002553F3"/>
    <w:rsid w:val="002556A2"/>
    <w:rsid w:val="00255755"/>
    <w:rsid w:val="00255B14"/>
    <w:rsid w:val="0025614E"/>
    <w:rsid w:val="0025625C"/>
    <w:rsid w:val="002563DC"/>
    <w:rsid w:val="00256C1C"/>
    <w:rsid w:val="00257693"/>
    <w:rsid w:val="002576D7"/>
    <w:rsid w:val="00257896"/>
    <w:rsid w:val="00257FA7"/>
    <w:rsid w:val="002603AB"/>
    <w:rsid w:val="002608F5"/>
    <w:rsid w:val="00260AA9"/>
    <w:rsid w:val="00260D22"/>
    <w:rsid w:val="00260E96"/>
    <w:rsid w:val="00261A98"/>
    <w:rsid w:val="00261AA2"/>
    <w:rsid w:val="00261BA2"/>
    <w:rsid w:val="002623ED"/>
    <w:rsid w:val="00262475"/>
    <w:rsid w:val="00262583"/>
    <w:rsid w:val="00262ADE"/>
    <w:rsid w:val="00263BB8"/>
    <w:rsid w:val="00263F90"/>
    <w:rsid w:val="00264480"/>
    <w:rsid w:val="00264AB1"/>
    <w:rsid w:val="00264D98"/>
    <w:rsid w:val="002653B5"/>
    <w:rsid w:val="002657F1"/>
    <w:rsid w:val="00265B00"/>
    <w:rsid w:val="00265C5A"/>
    <w:rsid w:val="00265FA6"/>
    <w:rsid w:val="002661E7"/>
    <w:rsid w:val="00266214"/>
    <w:rsid w:val="00267468"/>
    <w:rsid w:val="002675FE"/>
    <w:rsid w:val="00267F01"/>
    <w:rsid w:val="002702E1"/>
    <w:rsid w:val="00271297"/>
    <w:rsid w:val="00271578"/>
    <w:rsid w:val="002716E5"/>
    <w:rsid w:val="00271F36"/>
    <w:rsid w:val="00272240"/>
    <w:rsid w:val="0027268A"/>
    <w:rsid w:val="00272C6A"/>
    <w:rsid w:val="00272CA3"/>
    <w:rsid w:val="0027312E"/>
    <w:rsid w:val="00273481"/>
    <w:rsid w:val="00273B25"/>
    <w:rsid w:val="00273E85"/>
    <w:rsid w:val="00274627"/>
    <w:rsid w:val="00274BAF"/>
    <w:rsid w:val="00275032"/>
    <w:rsid w:val="002750DE"/>
    <w:rsid w:val="00276155"/>
    <w:rsid w:val="00276709"/>
    <w:rsid w:val="00276B5F"/>
    <w:rsid w:val="00277176"/>
    <w:rsid w:val="0027765C"/>
    <w:rsid w:val="002776DA"/>
    <w:rsid w:val="00277E48"/>
    <w:rsid w:val="00280B8A"/>
    <w:rsid w:val="00280D0F"/>
    <w:rsid w:val="00280E86"/>
    <w:rsid w:val="00281FC5"/>
    <w:rsid w:val="002826CF"/>
    <w:rsid w:val="0028298B"/>
    <w:rsid w:val="00282BB7"/>
    <w:rsid w:val="00282BB8"/>
    <w:rsid w:val="00282F6D"/>
    <w:rsid w:val="002832CC"/>
    <w:rsid w:val="00283C05"/>
    <w:rsid w:val="00283D07"/>
    <w:rsid w:val="00284030"/>
    <w:rsid w:val="00284BD8"/>
    <w:rsid w:val="00285904"/>
    <w:rsid w:val="00285AF0"/>
    <w:rsid w:val="00285C28"/>
    <w:rsid w:val="00285F53"/>
    <w:rsid w:val="00285F6A"/>
    <w:rsid w:val="00286962"/>
    <w:rsid w:val="00286C55"/>
    <w:rsid w:val="00286FCC"/>
    <w:rsid w:val="00286FE1"/>
    <w:rsid w:val="00287002"/>
    <w:rsid w:val="00287F3B"/>
    <w:rsid w:val="0029012B"/>
    <w:rsid w:val="0029031C"/>
    <w:rsid w:val="00291071"/>
    <w:rsid w:val="0029110D"/>
    <w:rsid w:val="002911B4"/>
    <w:rsid w:val="00292EA6"/>
    <w:rsid w:val="00292EB7"/>
    <w:rsid w:val="0029320A"/>
    <w:rsid w:val="00293551"/>
    <w:rsid w:val="00293637"/>
    <w:rsid w:val="00293ABC"/>
    <w:rsid w:val="00293D4D"/>
    <w:rsid w:val="002941E6"/>
    <w:rsid w:val="00294641"/>
    <w:rsid w:val="00294A57"/>
    <w:rsid w:val="002956D6"/>
    <w:rsid w:val="002964AE"/>
    <w:rsid w:val="00296671"/>
    <w:rsid w:val="00296717"/>
    <w:rsid w:val="00296966"/>
    <w:rsid w:val="00296DBD"/>
    <w:rsid w:val="00296F0D"/>
    <w:rsid w:val="00296F85"/>
    <w:rsid w:val="00297308"/>
    <w:rsid w:val="002973CE"/>
    <w:rsid w:val="002974A1"/>
    <w:rsid w:val="0029771B"/>
    <w:rsid w:val="002A034F"/>
    <w:rsid w:val="002A04C9"/>
    <w:rsid w:val="002A0748"/>
    <w:rsid w:val="002A0B28"/>
    <w:rsid w:val="002A0B9E"/>
    <w:rsid w:val="002A0D2B"/>
    <w:rsid w:val="002A21A3"/>
    <w:rsid w:val="002A26D3"/>
    <w:rsid w:val="002A274F"/>
    <w:rsid w:val="002A302A"/>
    <w:rsid w:val="002A319C"/>
    <w:rsid w:val="002A31B8"/>
    <w:rsid w:val="002A32C0"/>
    <w:rsid w:val="002A35A5"/>
    <w:rsid w:val="002A39E5"/>
    <w:rsid w:val="002A3B93"/>
    <w:rsid w:val="002A4185"/>
    <w:rsid w:val="002A4A2E"/>
    <w:rsid w:val="002A4C15"/>
    <w:rsid w:val="002A4F10"/>
    <w:rsid w:val="002A55F3"/>
    <w:rsid w:val="002A57D0"/>
    <w:rsid w:val="002A5CB6"/>
    <w:rsid w:val="002A5EFB"/>
    <w:rsid w:val="002A643A"/>
    <w:rsid w:val="002A7437"/>
    <w:rsid w:val="002B01FE"/>
    <w:rsid w:val="002B044D"/>
    <w:rsid w:val="002B05AD"/>
    <w:rsid w:val="002B0741"/>
    <w:rsid w:val="002B094C"/>
    <w:rsid w:val="002B16BC"/>
    <w:rsid w:val="002B189D"/>
    <w:rsid w:val="002B1CBE"/>
    <w:rsid w:val="002B25F1"/>
    <w:rsid w:val="002B278E"/>
    <w:rsid w:val="002B2B23"/>
    <w:rsid w:val="002B2B39"/>
    <w:rsid w:val="002B352C"/>
    <w:rsid w:val="002B3DCE"/>
    <w:rsid w:val="002B4207"/>
    <w:rsid w:val="002B4292"/>
    <w:rsid w:val="002B4CFE"/>
    <w:rsid w:val="002B4EBB"/>
    <w:rsid w:val="002B58A1"/>
    <w:rsid w:val="002B58E2"/>
    <w:rsid w:val="002B607A"/>
    <w:rsid w:val="002B6089"/>
    <w:rsid w:val="002B6AFC"/>
    <w:rsid w:val="002B71C0"/>
    <w:rsid w:val="002B76ED"/>
    <w:rsid w:val="002B77E7"/>
    <w:rsid w:val="002B7B7B"/>
    <w:rsid w:val="002BC89B"/>
    <w:rsid w:val="002C0385"/>
    <w:rsid w:val="002C0756"/>
    <w:rsid w:val="002C07AB"/>
    <w:rsid w:val="002C09DC"/>
    <w:rsid w:val="002C0FF1"/>
    <w:rsid w:val="002C11CE"/>
    <w:rsid w:val="002C1C6C"/>
    <w:rsid w:val="002C244F"/>
    <w:rsid w:val="002C24B3"/>
    <w:rsid w:val="002C25B4"/>
    <w:rsid w:val="002C2A80"/>
    <w:rsid w:val="002C2FEC"/>
    <w:rsid w:val="002C3061"/>
    <w:rsid w:val="002C31DD"/>
    <w:rsid w:val="002C32B2"/>
    <w:rsid w:val="002C3BD4"/>
    <w:rsid w:val="002C4010"/>
    <w:rsid w:val="002C4722"/>
    <w:rsid w:val="002C5252"/>
    <w:rsid w:val="002C5A2C"/>
    <w:rsid w:val="002C65FC"/>
    <w:rsid w:val="002C6CDE"/>
    <w:rsid w:val="002C7356"/>
    <w:rsid w:val="002C7550"/>
    <w:rsid w:val="002D05B1"/>
    <w:rsid w:val="002D0A9D"/>
    <w:rsid w:val="002D1296"/>
    <w:rsid w:val="002D1553"/>
    <w:rsid w:val="002D1717"/>
    <w:rsid w:val="002D1A0D"/>
    <w:rsid w:val="002D2019"/>
    <w:rsid w:val="002D24F9"/>
    <w:rsid w:val="002D2EB5"/>
    <w:rsid w:val="002D3113"/>
    <w:rsid w:val="002D35D8"/>
    <w:rsid w:val="002D4140"/>
    <w:rsid w:val="002D44C1"/>
    <w:rsid w:val="002D4501"/>
    <w:rsid w:val="002D5417"/>
    <w:rsid w:val="002D559A"/>
    <w:rsid w:val="002D5842"/>
    <w:rsid w:val="002D5975"/>
    <w:rsid w:val="002D5A5A"/>
    <w:rsid w:val="002D5E59"/>
    <w:rsid w:val="002D6181"/>
    <w:rsid w:val="002D6A66"/>
    <w:rsid w:val="002D6BCD"/>
    <w:rsid w:val="002D7B4D"/>
    <w:rsid w:val="002E0550"/>
    <w:rsid w:val="002E0D1D"/>
    <w:rsid w:val="002E0FC9"/>
    <w:rsid w:val="002E10DA"/>
    <w:rsid w:val="002E18CF"/>
    <w:rsid w:val="002E1CB0"/>
    <w:rsid w:val="002E20AD"/>
    <w:rsid w:val="002E238A"/>
    <w:rsid w:val="002E267A"/>
    <w:rsid w:val="002E26E1"/>
    <w:rsid w:val="002E2728"/>
    <w:rsid w:val="002E2C05"/>
    <w:rsid w:val="002E2DDD"/>
    <w:rsid w:val="002E33E7"/>
    <w:rsid w:val="002E347E"/>
    <w:rsid w:val="002E3728"/>
    <w:rsid w:val="002E4FAF"/>
    <w:rsid w:val="002E5690"/>
    <w:rsid w:val="002E578E"/>
    <w:rsid w:val="002E6199"/>
    <w:rsid w:val="002E6A56"/>
    <w:rsid w:val="002E7787"/>
    <w:rsid w:val="002E7D8F"/>
    <w:rsid w:val="002E7E65"/>
    <w:rsid w:val="002F00B2"/>
    <w:rsid w:val="002F0131"/>
    <w:rsid w:val="002F01A0"/>
    <w:rsid w:val="002F035F"/>
    <w:rsid w:val="002F0B73"/>
    <w:rsid w:val="002F0F67"/>
    <w:rsid w:val="002F150C"/>
    <w:rsid w:val="002F1538"/>
    <w:rsid w:val="002F1643"/>
    <w:rsid w:val="002F1C07"/>
    <w:rsid w:val="002F1E5C"/>
    <w:rsid w:val="002F207C"/>
    <w:rsid w:val="002F2367"/>
    <w:rsid w:val="002F2708"/>
    <w:rsid w:val="002F4098"/>
    <w:rsid w:val="002F488B"/>
    <w:rsid w:val="002F48A3"/>
    <w:rsid w:val="002F4C38"/>
    <w:rsid w:val="002F4CF4"/>
    <w:rsid w:val="002F4ECA"/>
    <w:rsid w:val="002F5133"/>
    <w:rsid w:val="002F62AD"/>
    <w:rsid w:val="002F6A54"/>
    <w:rsid w:val="002F6AD1"/>
    <w:rsid w:val="002F6EDB"/>
    <w:rsid w:val="002F730E"/>
    <w:rsid w:val="002F78A8"/>
    <w:rsid w:val="00300302"/>
    <w:rsid w:val="00300947"/>
    <w:rsid w:val="00300B62"/>
    <w:rsid w:val="00300C89"/>
    <w:rsid w:val="00301711"/>
    <w:rsid w:val="00301BDC"/>
    <w:rsid w:val="003025AD"/>
    <w:rsid w:val="003032A1"/>
    <w:rsid w:val="00303566"/>
    <w:rsid w:val="0030358A"/>
    <w:rsid w:val="003039E0"/>
    <w:rsid w:val="00304759"/>
    <w:rsid w:val="00304E54"/>
    <w:rsid w:val="003052E6"/>
    <w:rsid w:val="00305305"/>
    <w:rsid w:val="00305C03"/>
    <w:rsid w:val="0030620C"/>
    <w:rsid w:val="003064B6"/>
    <w:rsid w:val="00306567"/>
    <w:rsid w:val="0030735F"/>
    <w:rsid w:val="00307709"/>
    <w:rsid w:val="0030779B"/>
    <w:rsid w:val="00307BB3"/>
    <w:rsid w:val="00307C50"/>
    <w:rsid w:val="00307F2E"/>
    <w:rsid w:val="0031032C"/>
    <w:rsid w:val="00310874"/>
    <w:rsid w:val="003113D5"/>
    <w:rsid w:val="003115E9"/>
    <w:rsid w:val="003118F1"/>
    <w:rsid w:val="00311EDC"/>
    <w:rsid w:val="003128F4"/>
    <w:rsid w:val="0031331D"/>
    <w:rsid w:val="0031348A"/>
    <w:rsid w:val="00313EAA"/>
    <w:rsid w:val="00313F4C"/>
    <w:rsid w:val="00314124"/>
    <w:rsid w:val="0031439C"/>
    <w:rsid w:val="00314C97"/>
    <w:rsid w:val="00314DCB"/>
    <w:rsid w:val="00314F47"/>
    <w:rsid w:val="00315019"/>
    <w:rsid w:val="00315449"/>
    <w:rsid w:val="00315C02"/>
    <w:rsid w:val="00315CE9"/>
    <w:rsid w:val="00315F30"/>
    <w:rsid w:val="0031665A"/>
    <w:rsid w:val="003168C7"/>
    <w:rsid w:val="003168FF"/>
    <w:rsid w:val="00316960"/>
    <w:rsid w:val="003169AC"/>
    <w:rsid w:val="00316FAA"/>
    <w:rsid w:val="00316FED"/>
    <w:rsid w:val="003178E2"/>
    <w:rsid w:val="00317961"/>
    <w:rsid w:val="00317B0E"/>
    <w:rsid w:val="003204F7"/>
    <w:rsid w:val="003208BA"/>
    <w:rsid w:val="00320906"/>
    <w:rsid w:val="00320A55"/>
    <w:rsid w:val="00320C1B"/>
    <w:rsid w:val="00320C5F"/>
    <w:rsid w:val="00320DFA"/>
    <w:rsid w:val="00321513"/>
    <w:rsid w:val="00322C8A"/>
    <w:rsid w:val="00322D1C"/>
    <w:rsid w:val="00323908"/>
    <w:rsid w:val="00323A34"/>
    <w:rsid w:val="00323DEC"/>
    <w:rsid w:val="00324414"/>
    <w:rsid w:val="00324CF8"/>
    <w:rsid w:val="00325141"/>
    <w:rsid w:val="003252DA"/>
    <w:rsid w:val="003252FE"/>
    <w:rsid w:val="00325807"/>
    <w:rsid w:val="00325BCD"/>
    <w:rsid w:val="00326314"/>
    <w:rsid w:val="00326445"/>
    <w:rsid w:val="00326FC9"/>
    <w:rsid w:val="00327F31"/>
    <w:rsid w:val="00330318"/>
    <w:rsid w:val="0033045B"/>
    <w:rsid w:val="00330A9D"/>
    <w:rsid w:val="003315CF"/>
    <w:rsid w:val="00332444"/>
    <w:rsid w:val="00332474"/>
    <w:rsid w:val="003338D7"/>
    <w:rsid w:val="003339AB"/>
    <w:rsid w:val="00334736"/>
    <w:rsid w:val="00334EA6"/>
    <w:rsid w:val="00335AA7"/>
    <w:rsid w:val="00335B54"/>
    <w:rsid w:val="00335C4B"/>
    <w:rsid w:val="00335CA4"/>
    <w:rsid w:val="0033630D"/>
    <w:rsid w:val="003367B2"/>
    <w:rsid w:val="00336923"/>
    <w:rsid w:val="003374D8"/>
    <w:rsid w:val="0033768D"/>
    <w:rsid w:val="00337906"/>
    <w:rsid w:val="00337A30"/>
    <w:rsid w:val="00337AAD"/>
    <w:rsid w:val="00340090"/>
    <w:rsid w:val="003402FD"/>
    <w:rsid w:val="00340515"/>
    <w:rsid w:val="00340754"/>
    <w:rsid w:val="003409C1"/>
    <w:rsid w:val="003412D5"/>
    <w:rsid w:val="003413FB"/>
    <w:rsid w:val="003419D1"/>
    <w:rsid w:val="00341A94"/>
    <w:rsid w:val="00341B03"/>
    <w:rsid w:val="00341E96"/>
    <w:rsid w:val="0034211C"/>
    <w:rsid w:val="003423DC"/>
    <w:rsid w:val="003426C7"/>
    <w:rsid w:val="00342A57"/>
    <w:rsid w:val="003431E0"/>
    <w:rsid w:val="0034330F"/>
    <w:rsid w:val="00343312"/>
    <w:rsid w:val="003433F6"/>
    <w:rsid w:val="003436D0"/>
    <w:rsid w:val="00344140"/>
    <w:rsid w:val="00344F1C"/>
    <w:rsid w:val="003455D1"/>
    <w:rsid w:val="00345CD8"/>
    <w:rsid w:val="003461AD"/>
    <w:rsid w:val="00346254"/>
    <w:rsid w:val="003467E4"/>
    <w:rsid w:val="00346852"/>
    <w:rsid w:val="00351AAB"/>
    <w:rsid w:val="00351E95"/>
    <w:rsid w:val="003525F7"/>
    <w:rsid w:val="003526B1"/>
    <w:rsid w:val="00352EAE"/>
    <w:rsid w:val="00353152"/>
    <w:rsid w:val="00353850"/>
    <w:rsid w:val="00353D14"/>
    <w:rsid w:val="00354066"/>
    <w:rsid w:val="00354285"/>
    <w:rsid w:val="0035446B"/>
    <w:rsid w:val="003549C0"/>
    <w:rsid w:val="00354B69"/>
    <w:rsid w:val="003550DC"/>
    <w:rsid w:val="0035521E"/>
    <w:rsid w:val="00355ACD"/>
    <w:rsid w:val="00355F01"/>
    <w:rsid w:val="0035613B"/>
    <w:rsid w:val="00357B19"/>
    <w:rsid w:val="00357F61"/>
    <w:rsid w:val="0036063F"/>
    <w:rsid w:val="00360975"/>
    <w:rsid w:val="00360BEC"/>
    <w:rsid w:val="00360C4A"/>
    <w:rsid w:val="00360D09"/>
    <w:rsid w:val="003613DD"/>
    <w:rsid w:val="003614D5"/>
    <w:rsid w:val="00361CE1"/>
    <w:rsid w:val="00361E67"/>
    <w:rsid w:val="003625C4"/>
    <w:rsid w:val="00363977"/>
    <w:rsid w:val="00363BD2"/>
    <w:rsid w:val="003641A8"/>
    <w:rsid w:val="003646B9"/>
    <w:rsid w:val="00364E27"/>
    <w:rsid w:val="00364EB2"/>
    <w:rsid w:val="0036506C"/>
    <w:rsid w:val="003650FB"/>
    <w:rsid w:val="00365205"/>
    <w:rsid w:val="0036523F"/>
    <w:rsid w:val="00365376"/>
    <w:rsid w:val="003654D7"/>
    <w:rsid w:val="00365A5B"/>
    <w:rsid w:val="0036625C"/>
    <w:rsid w:val="00366923"/>
    <w:rsid w:val="00366B6D"/>
    <w:rsid w:val="00366E9B"/>
    <w:rsid w:val="0036726C"/>
    <w:rsid w:val="0036772D"/>
    <w:rsid w:val="00367B28"/>
    <w:rsid w:val="00367BEB"/>
    <w:rsid w:val="00367CD4"/>
    <w:rsid w:val="003700D7"/>
    <w:rsid w:val="00371841"/>
    <w:rsid w:val="00371B03"/>
    <w:rsid w:val="00372CF9"/>
    <w:rsid w:val="00372DB6"/>
    <w:rsid w:val="00373099"/>
    <w:rsid w:val="00373600"/>
    <w:rsid w:val="003737FF"/>
    <w:rsid w:val="00373B80"/>
    <w:rsid w:val="00373CF1"/>
    <w:rsid w:val="00374709"/>
    <w:rsid w:val="0037499F"/>
    <w:rsid w:val="00374B63"/>
    <w:rsid w:val="00376603"/>
    <w:rsid w:val="00376EC6"/>
    <w:rsid w:val="00377007"/>
    <w:rsid w:val="003772E4"/>
    <w:rsid w:val="00377F84"/>
    <w:rsid w:val="003804FC"/>
    <w:rsid w:val="003807C0"/>
    <w:rsid w:val="00380A51"/>
    <w:rsid w:val="00381167"/>
    <w:rsid w:val="00381F42"/>
    <w:rsid w:val="0038201E"/>
    <w:rsid w:val="00382D58"/>
    <w:rsid w:val="00382FE5"/>
    <w:rsid w:val="003830FC"/>
    <w:rsid w:val="00383984"/>
    <w:rsid w:val="00383D00"/>
    <w:rsid w:val="00383F86"/>
    <w:rsid w:val="00384228"/>
    <w:rsid w:val="0038442F"/>
    <w:rsid w:val="00384560"/>
    <w:rsid w:val="003849BB"/>
    <w:rsid w:val="00384E5C"/>
    <w:rsid w:val="00384F95"/>
    <w:rsid w:val="003859C3"/>
    <w:rsid w:val="00385B64"/>
    <w:rsid w:val="00385DD4"/>
    <w:rsid w:val="00385E50"/>
    <w:rsid w:val="003871EF"/>
    <w:rsid w:val="003873BD"/>
    <w:rsid w:val="003877F2"/>
    <w:rsid w:val="00387D52"/>
    <w:rsid w:val="0039008C"/>
    <w:rsid w:val="0039087F"/>
    <w:rsid w:val="0039096C"/>
    <w:rsid w:val="00390E21"/>
    <w:rsid w:val="003921AD"/>
    <w:rsid w:val="003922B9"/>
    <w:rsid w:val="00392342"/>
    <w:rsid w:val="003927D4"/>
    <w:rsid w:val="00392853"/>
    <w:rsid w:val="0039298F"/>
    <w:rsid w:val="00392FE9"/>
    <w:rsid w:val="003934EA"/>
    <w:rsid w:val="003939AB"/>
    <w:rsid w:val="00393E53"/>
    <w:rsid w:val="0039426C"/>
    <w:rsid w:val="003947AF"/>
    <w:rsid w:val="00394BAA"/>
    <w:rsid w:val="00395580"/>
    <w:rsid w:val="003956EE"/>
    <w:rsid w:val="00397260"/>
    <w:rsid w:val="003973D7"/>
    <w:rsid w:val="00397CF3"/>
    <w:rsid w:val="003A0232"/>
    <w:rsid w:val="003A0B08"/>
    <w:rsid w:val="003A143A"/>
    <w:rsid w:val="003A192D"/>
    <w:rsid w:val="003A1A5B"/>
    <w:rsid w:val="003A1AF7"/>
    <w:rsid w:val="003A1B50"/>
    <w:rsid w:val="003A2B6E"/>
    <w:rsid w:val="003A30BE"/>
    <w:rsid w:val="003A31CE"/>
    <w:rsid w:val="003A340B"/>
    <w:rsid w:val="003A383B"/>
    <w:rsid w:val="003A43EA"/>
    <w:rsid w:val="003A472A"/>
    <w:rsid w:val="003A49BA"/>
    <w:rsid w:val="003A54BE"/>
    <w:rsid w:val="003A5A4B"/>
    <w:rsid w:val="003A5A57"/>
    <w:rsid w:val="003A5D59"/>
    <w:rsid w:val="003A5F3A"/>
    <w:rsid w:val="003A67FC"/>
    <w:rsid w:val="003A6C5A"/>
    <w:rsid w:val="003A70C8"/>
    <w:rsid w:val="003A711D"/>
    <w:rsid w:val="003A712B"/>
    <w:rsid w:val="003A7AE4"/>
    <w:rsid w:val="003A7C71"/>
    <w:rsid w:val="003A7F23"/>
    <w:rsid w:val="003B15A5"/>
    <w:rsid w:val="003B2033"/>
    <w:rsid w:val="003B2833"/>
    <w:rsid w:val="003B28E7"/>
    <w:rsid w:val="003B39CC"/>
    <w:rsid w:val="003B3DE3"/>
    <w:rsid w:val="003B53FF"/>
    <w:rsid w:val="003B6436"/>
    <w:rsid w:val="003B6437"/>
    <w:rsid w:val="003B68B9"/>
    <w:rsid w:val="003B737E"/>
    <w:rsid w:val="003C0066"/>
    <w:rsid w:val="003C01A9"/>
    <w:rsid w:val="003C071A"/>
    <w:rsid w:val="003C0A5D"/>
    <w:rsid w:val="003C0B7F"/>
    <w:rsid w:val="003C0E0B"/>
    <w:rsid w:val="003C1158"/>
    <w:rsid w:val="003C161A"/>
    <w:rsid w:val="003C1C34"/>
    <w:rsid w:val="003C1E94"/>
    <w:rsid w:val="003C1EDF"/>
    <w:rsid w:val="003C2789"/>
    <w:rsid w:val="003C284D"/>
    <w:rsid w:val="003C2BBD"/>
    <w:rsid w:val="003C2D88"/>
    <w:rsid w:val="003C3376"/>
    <w:rsid w:val="003C37F5"/>
    <w:rsid w:val="003C394F"/>
    <w:rsid w:val="003C3A26"/>
    <w:rsid w:val="003C3A90"/>
    <w:rsid w:val="003C400C"/>
    <w:rsid w:val="003C47AD"/>
    <w:rsid w:val="003C4884"/>
    <w:rsid w:val="003C4CA9"/>
    <w:rsid w:val="003C5064"/>
    <w:rsid w:val="003C5250"/>
    <w:rsid w:val="003C5735"/>
    <w:rsid w:val="003C631C"/>
    <w:rsid w:val="003C63CE"/>
    <w:rsid w:val="003C64D2"/>
    <w:rsid w:val="003C693B"/>
    <w:rsid w:val="003C6FC6"/>
    <w:rsid w:val="003C7517"/>
    <w:rsid w:val="003C7934"/>
    <w:rsid w:val="003C7B6C"/>
    <w:rsid w:val="003C7D0B"/>
    <w:rsid w:val="003D09C9"/>
    <w:rsid w:val="003D0A32"/>
    <w:rsid w:val="003D0F58"/>
    <w:rsid w:val="003D10D6"/>
    <w:rsid w:val="003D128F"/>
    <w:rsid w:val="003D1317"/>
    <w:rsid w:val="003D153E"/>
    <w:rsid w:val="003D23B1"/>
    <w:rsid w:val="003D2E2F"/>
    <w:rsid w:val="003D40B5"/>
    <w:rsid w:val="003D48D9"/>
    <w:rsid w:val="003D511B"/>
    <w:rsid w:val="003D55C8"/>
    <w:rsid w:val="003D5A37"/>
    <w:rsid w:val="003D5B47"/>
    <w:rsid w:val="003D5FE2"/>
    <w:rsid w:val="003D63C2"/>
    <w:rsid w:val="003D6607"/>
    <w:rsid w:val="003D6A34"/>
    <w:rsid w:val="003D6CB7"/>
    <w:rsid w:val="003D7132"/>
    <w:rsid w:val="003D725D"/>
    <w:rsid w:val="003D7A95"/>
    <w:rsid w:val="003E02BE"/>
    <w:rsid w:val="003E05C3"/>
    <w:rsid w:val="003E0927"/>
    <w:rsid w:val="003E262D"/>
    <w:rsid w:val="003E4621"/>
    <w:rsid w:val="003E4747"/>
    <w:rsid w:val="003E485A"/>
    <w:rsid w:val="003E4B9A"/>
    <w:rsid w:val="003E588C"/>
    <w:rsid w:val="003E5B7F"/>
    <w:rsid w:val="003E5F16"/>
    <w:rsid w:val="003E64A2"/>
    <w:rsid w:val="003E6A2F"/>
    <w:rsid w:val="003E6D2E"/>
    <w:rsid w:val="003E6D45"/>
    <w:rsid w:val="003E6D53"/>
    <w:rsid w:val="003E761A"/>
    <w:rsid w:val="003E78C8"/>
    <w:rsid w:val="003E79FE"/>
    <w:rsid w:val="003E7C43"/>
    <w:rsid w:val="003E7ED4"/>
    <w:rsid w:val="003E7FA1"/>
    <w:rsid w:val="003F098F"/>
    <w:rsid w:val="003F1284"/>
    <w:rsid w:val="003F166C"/>
    <w:rsid w:val="003F191F"/>
    <w:rsid w:val="003F1AA7"/>
    <w:rsid w:val="003F2035"/>
    <w:rsid w:val="003F2230"/>
    <w:rsid w:val="003F2B90"/>
    <w:rsid w:val="003F34A9"/>
    <w:rsid w:val="003F36AF"/>
    <w:rsid w:val="003F3C8E"/>
    <w:rsid w:val="003F6217"/>
    <w:rsid w:val="003F625E"/>
    <w:rsid w:val="003F672B"/>
    <w:rsid w:val="003F6A6C"/>
    <w:rsid w:val="003F6E1E"/>
    <w:rsid w:val="003F70C9"/>
    <w:rsid w:val="003F760C"/>
    <w:rsid w:val="003F78AF"/>
    <w:rsid w:val="003F7E6F"/>
    <w:rsid w:val="0040010C"/>
    <w:rsid w:val="0040032F"/>
    <w:rsid w:val="00400352"/>
    <w:rsid w:val="00401CE2"/>
    <w:rsid w:val="00402328"/>
    <w:rsid w:val="00402934"/>
    <w:rsid w:val="00402B23"/>
    <w:rsid w:val="00402DA0"/>
    <w:rsid w:val="004031FD"/>
    <w:rsid w:val="00403489"/>
    <w:rsid w:val="00404128"/>
    <w:rsid w:val="00404EC8"/>
    <w:rsid w:val="00404F73"/>
    <w:rsid w:val="0040508E"/>
    <w:rsid w:val="0040551F"/>
    <w:rsid w:val="00405781"/>
    <w:rsid w:val="00405C4D"/>
    <w:rsid w:val="004066F5"/>
    <w:rsid w:val="00406996"/>
    <w:rsid w:val="00406A3A"/>
    <w:rsid w:val="00407076"/>
    <w:rsid w:val="00407200"/>
    <w:rsid w:val="00407451"/>
    <w:rsid w:val="004079FB"/>
    <w:rsid w:val="004100C5"/>
    <w:rsid w:val="004103ED"/>
    <w:rsid w:val="004104FE"/>
    <w:rsid w:val="0041058B"/>
    <w:rsid w:val="0041059F"/>
    <w:rsid w:val="0041081F"/>
    <w:rsid w:val="0041096C"/>
    <w:rsid w:val="00411046"/>
    <w:rsid w:val="00411CFE"/>
    <w:rsid w:val="00412A6B"/>
    <w:rsid w:val="004146DB"/>
    <w:rsid w:val="004146FF"/>
    <w:rsid w:val="00414944"/>
    <w:rsid w:val="00414B38"/>
    <w:rsid w:val="0041510D"/>
    <w:rsid w:val="00415CF6"/>
    <w:rsid w:val="00416293"/>
    <w:rsid w:val="00416669"/>
    <w:rsid w:val="00416C18"/>
    <w:rsid w:val="00416F8E"/>
    <w:rsid w:val="0041725E"/>
    <w:rsid w:val="004173E2"/>
    <w:rsid w:val="00417818"/>
    <w:rsid w:val="00420322"/>
    <w:rsid w:val="004205B8"/>
    <w:rsid w:val="00420913"/>
    <w:rsid w:val="00420DC0"/>
    <w:rsid w:val="00420F22"/>
    <w:rsid w:val="004225F7"/>
    <w:rsid w:val="004226D2"/>
    <w:rsid w:val="004226EA"/>
    <w:rsid w:val="00422F22"/>
    <w:rsid w:val="004235AC"/>
    <w:rsid w:val="004239FA"/>
    <w:rsid w:val="004245E8"/>
    <w:rsid w:val="00424C66"/>
    <w:rsid w:val="00424D4A"/>
    <w:rsid w:val="00425210"/>
    <w:rsid w:val="004255B8"/>
    <w:rsid w:val="004256D4"/>
    <w:rsid w:val="00425DC5"/>
    <w:rsid w:val="00425DEA"/>
    <w:rsid w:val="00425FDA"/>
    <w:rsid w:val="00427935"/>
    <w:rsid w:val="00427D0B"/>
    <w:rsid w:val="00427D34"/>
    <w:rsid w:val="00427F57"/>
    <w:rsid w:val="0043015E"/>
    <w:rsid w:val="0043155C"/>
    <w:rsid w:val="00431924"/>
    <w:rsid w:val="00432175"/>
    <w:rsid w:val="00432822"/>
    <w:rsid w:val="00432B60"/>
    <w:rsid w:val="00432B97"/>
    <w:rsid w:val="00432D90"/>
    <w:rsid w:val="00432F39"/>
    <w:rsid w:val="004333DA"/>
    <w:rsid w:val="00433AF2"/>
    <w:rsid w:val="00433B7D"/>
    <w:rsid w:val="00433C23"/>
    <w:rsid w:val="00433CEA"/>
    <w:rsid w:val="00434594"/>
    <w:rsid w:val="004348ED"/>
    <w:rsid w:val="00434B78"/>
    <w:rsid w:val="00434CFF"/>
    <w:rsid w:val="00436216"/>
    <w:rsid w:val="0043657A"/>
    <w:rsid w:val="004367E3"/>
    <w:rsid w:val="00436A24"/>
    <w:rsid w:val="00436CA0"/>
    <w:rsid w:val="00436CD5"/>
    <w:rsid w:val="00437689"/>
    <w:rsid w:val="00437B27"/>
    <w:rsid w:val="004406C5"/>
    <w:rsid w:val="00440BD3"/>
    <w:rsid w:val="00440EB9"/>
    <w:rsid w:val="0044114A"/>
    <w:rsid w:val="00441749"/>
    <w:rsid w:val="004424A8"/>
    <w:rsid w:val="00442F80"/>
    <w:rsid w:val="004437CA"/>
    <w:rsid w:val="00444CBE"/>
    <w:rsid w:val="00444E5D"/>
    <w:rsid w:val="004451AB"/>
    <w:rsid w:val="0044543B"/>
    <w:rsid w:val="004454F4"/>
    <w:rsid w:val="00445C8D"/>
    <w:rsid w:val="00445DA4"/>
    <w:rsid w:val="004464B6"/>
    <w:rsid w:val="00446F25"/>
    <w:rsid w:val="00446F67"/>
    <w:rsid w:val="0044787D"/>
    <w:rsid w:val="00447DAF"/>
    <w:rsid w:val="0045055D"/>
    <w:rsid w:val="00450C45"/>
    <w:rsid w:val="0045104A"/>
    <w:rsid w:val="0045121D"/>
    <w:rsid w:val="004513BD"/>
    <w:rsid w:val="004519A7"/>
    <w:rsid w:val="00451B05"/>
    <w:rsid w:val="00451FCB"/>
    <w:rsid w:val="00452391"/>
    <w:rsid w:val="004524B9"/>
    <w:rsid w:val="0045326E"/>
    <w:rsid w:val="0045349A"/>
    <w:rsid w:val="00453BD6"/>
    <w:rsid w:val="00453F2B"/>
    <w:rsid w:val="00454486"/>
    <w:rsid w:val="00454BCC"/>
    <w:rsid w:val="004551E5"/>
    <w:rsid w:val="00455ED7"/>
    <w:rsid w:val="00455FA9"/>
    <w:rsid w:val="00455FC8"/>
    <w:rsid w:val="0045626F"/>
    <w:rsid w:val="00456411"/>
    <w:rsid w:val="00456600"/>
    <w:rsid w:val="004567E9"/>
    <w:rsid w:val="00456A5C"/>
    <w:rsid w:val="00456CB0"/>
    <w:rsid w:val="00456DB4"/>
    <w:rsid w:val="00457380"/>
    <w:rsid w:val="00457436"/>
    <w:rsid w:val="004575FF"/>
    <w:rsid w:val="004577DA"/>
    <w:rsid w:val="004578DA"/>
    <w:rsid w:val="00457E47"/>
    <w:rsid w:val="00457FED"/>
    <w:rsid w:val="00460050"/>
    <w:rsid w:val="00460654"/>
    <w:rsid w:val="00460BA7"/>
    <w:rsid w:val="004610F8"/>
    <w:rsid w:val="00461126"/>
    <w:rsid w:val="004612CE"/>
    <w:rsid w:val="004616D8"/>
    <w:rsid w:val="0046198E"/>
    <w:rsid w:val="00461FAF"/>
    <w:rsid w:val="00462B12"/>
    <w:rsid w:val="00462C91"/>
    <w:rsid w:val="00463407"/>
    <w:rsid w:val="00463A2E"/>
    <w:rsid w:val="00463A9F"/>
    <w:rsid w:val="00463E70"/>
    <w:rsid w:val="0046405C"/>
    <w:rsid w:val="00464652"/>
    <w:rsid w:val="004646AF"/>
    <w:rsid w:val="00465137"/>
    <w:rsid w:val="004651CD"/>
    <w:rsid w:val="00465A15"/>
    <w:rsid w:val="00465D64"/>
    <w:rsid w:val="00466314"/>
    <w:rsid w:val="004667BB"/>
    <w:rsid w:val="004677CC"/>
    <w:rsid w:val="004679EC"/>
    <w:rsid w:val="00467B45"/>
    <w:rsid w:val="004703F0"/>
    <w:rsid w:val="00470C3E"/>
    <w:rsid w:val="00470CA9"/>
    <w:rsid w:val="00470CBB"/>
    <w:rsid w:val="00470CCC"/>
    <w:rsid w:val="00471C0B"/>
    <w:rsid w:val="0047214A"/>
    <w:rsid w:val="00472D41"/>
    <w:rsid w:val="00473672"/>
    <w:rsid w:val="0047383F"/>
    <w:rsid w:val="004744D8"/>
    <w:rsid w:val="00474755"/>
    <w:rsid w:val="00474B40"/>
    <w:rsid w:val="00474B56"/>
    <w:rsid w:val="00475001"/>
    <w:rsid w:val="00475771"/>
    <w:rsid w:val="004757F5"/>
    <w:rsid w:val="004761EE"/>
    <w:rsid w:val="00476511"/>
    <w:rsid w:val="00476AFE"/>
    <w:rsid w:val="00477322"/>
    <w:rsid w:val="0047764A"/>
    <w:rsid w:val="00477B58"/>
    <w:rsid w:val="00477DFA"/>
    <w:rsid w:val="00477F41"/>
    <w:rsid w:val="00477F7B"/>
    <w:rsid w:val="00479C16"/>
    <w:rsid w:val="00480121"/>
    <w:rsid w:val="004804DA"/>
    <w:rsid w:val="00480FDC"/>
    <w:rsid w:val="00481119"/>
    <w:rsid w:val="00481191"/>
    <w:rsid w:val="00481234"/>
    <w:rsid w:val="00482200"/>
    <w:rsid w:val="004823BE"/>
    <w:rsid w:val="0048252C"/>
    <w:rsid w:val="004825C7"/>
    <w:rsid w:val="00482654"/>
    <w:rsid w:val="004837F3"/>
    <w:rsid w:val="0048380E"/>
    <w:rsid w:val="0048389C"/>
    <w:rsid w:val="00483AA4"/>
    <w:rsid w:val="0048454F"/>
    <w:rsid w:val="00484FA9"/>
    <w:rsid w:val="00485A8F"/>
    <w:rsid w:val="00485EF6"/>
    <w:rsid w:val="004864C3"/>
    <w:rsid w:val="00486F9C"/>
    <w:rsid w:val="004875AE"/>
    <w:rsid w:val="00487AAF"/>
    <w:rsid w:val="00487B7B"/>
    <w:rsid w:val="004901A8"/>
    <w:rsid w:val="004904FE"/>
    <w:rsid w:val="00490A81"/>
    <w:rsid w:val="00490CD7"/>
    <w:rsid w:val="00490D60"/>
    <w:rsid w:val="0049109B"/>
    <w:rsid w:val="00491558"/>
    <w:rsid w:val="00491AF3"/>
    <w:rsid w:val="00491F4E"/>
    <w:rsid w:val="00492EFD"/>
    <w:rsid w:val="00493199"/>
    <w:rsid w:val="00493E31"/>
    <w:rsid w:val="00493F8F"/>
    <w:rsid w:val="00494035"/>
    <w:rsid w:val="0049456C"/>
    <w:rsid w:val="004949D8"/>
    <w:rsid w:val="0049501C"/>
    <w:rsid w:val="00495327"/>
    <w:rsid w:val="00495410"/>
    <w:rsid w:val="00496EB8"/>
    <w:rsid w:val="00496EE9"/>
    <w:rsid w:val="00496F6A"/>
    <w:rsid w:val="004A024C"/>
    <w:rsid w:val="004A054B"/>
    <w:rsid w:val="004A072E"/>
    <w:rsid w:val="004A076F"/>
    <w:rsid w:val="004A0C31"/>
    <w:rsid w:val="004A1919"/>
    <w:rsid w:val="004A19F6"/>
    <w:rsid w:val="004A1B43"/>
    <w:rsid w:val="004A1CB2"/>
    <w:rsid w:val="004A2CB9"/>
    <w:rsid w:val="004A38CE"/>
    <w:rsid w:val="004A41F2"/>
    <w:rsid w:val="004A521F"/>
    <w:rsid w:val="004A5486"/>
    <w:rsid w:val="004A56F5"/>
    <w:rsid w:val="004A5CDE"/>
    <w:rsid w:val="004A5E51"/>
    <w:rsid w:val="004A66C7"/>
    <w:rsid w:val="004A6DD9"/>
    <w:rsid w:val="004A7305"/>
    <w:rsid w:val="004A76C5"/>
    <w:rsid w:val="004A7AB9"/>
    <w:rsid w:val="004B0B73"/>
    <w:rsid w:val="004B14F9"/>
    <w:rsid w:val="004B1CA0"/>
    <w:rsid w:val="004B1E13"/>
    <w:rsid w:val="004B1E9E"/>
    <w:rsid w:val="004B2178"/>
    <w:rsid w:val="004B2A8C"/>
    <w:rsid w:val="004B2E3E"/>
    <w:rsid w:val="004B2EEC"/>
    <w:rsid w:val="004B2F50"/>
    <w:rsid w:val="004B3769"/>
    <w:rsid w:val="004B3826"/>
    <w:rsid w:val="004B3947"/>
    <w:rsid w:val="004B3AD8"/>
    <w:rsid w:val="004B42B1"/>
    <w:rsid w:val="004B43CB"/>
    <w:rsid w:val="004B43E5"/>
    <w:rsid w:val="004B4541"/>
    <w:rsid w:val="004B47C5"/>
    <w:rsid w:val="004B48E3"/>
    <w:rsid w:val="004B4A58"/>
    <w:rsid w:val="004B4A72"/>
    <w:rsid w:val="004B4C84"/>
    <w:rsid w:val="004B5163"/>
    <w:rsid w:val="004B51F5"/>
    <w:rsid w:val="004B52E0"/>
    <w:rsid w:val="004B5D02"/>
    <w:rsid w:val="004B5F8C"/>
    <w:rsid w:val="004B5FDA"/>
    <w:rsid w:val="004B6D37"/>
    <w:rsid w:val="004B71B7"/>
    <w:rsid w:val="004B7229"/>
    <w:rsid w:val="004B7BE9"/>
    <w:rsid w:val="004B7C47"/>
    <w:rsid w:val="004C0AA3"/>
    <w:rsid w:val="004C0D62"/>
    <w:rsid w:val="004C1B6F"/>
    <w:rsid w:val="004C211A"/>
    <w:rsid w:val="004C240F"/>
    <w:rsid w:val="004C2851"/>
    <w:rsid w:val="004C36F3"/>
    <w:rsid w:val="004C37ED"/>
    <w:rsid w:val="004C3865"/>
    <w:rsid w:val="004C3FA2"/>
    <w:rsid w:val="004C41AA"/>
    <w:rsid w:val="004C426F"/>
    <w:rsid w:val="004C4711"/>
    <w:rsid w:val="004C4897"/>
    <w:rsid w:val="004C52DA"/>
    <w:rsid w:val="004C54EE"/>
    <w:rsid w:val="004C6101"/>
    <w:rsid w:val="004C66D0"/>
    <w:rsid w:val="004C6966"/>
    <w:rsid w:val="004C6BBF"/>
    <w:rsid w:val="004C6C83"/>
    <w:rsid w:val="004C72A0"/>
    <w:rsid w:val="004C740A"/>
    <w:rsid w:val="004C777D"/>
    <w:rsid w:val="004C7EEF"/>
    <w:rsid w:val="004D08D7"/>
    <w:rsid w:val="004D0DA7"/>
    <w:rsid w:val="004D115F"/>
    <w:rsid w:val="004D1C5D"/>
    <w:rsid w:val="004D1E0E"/>
    <w:rsid w:val="004D23F5"/>
    <w:rsid w:val="004D2580"/>
    <w:rsid w:val="004D29C4"/>
    <w:rsid w:val="004D347E"/>
    <w:rsid w:val="004D3F82"/>
    <w:rsid w:val="004D443A"/>
    <w:rsid w:val="004D45C1"/>
    <w:rsid w:val="004D52C2"/>
    <w:rsid w:val="004D54A8"/>
    <w:rsid w:val="004D568D"/>
    <w:rsid w:val="004D5ACC"/>
    <w:rsid w:val="004D609A"/>
    <w:rsid w:val="004D7F37"/>
    <w:rsid w:val="004E0866"/>
    <w:rsid w:val="004E0901"/>
    <w:rsid w:val="004E0D48"/>
    <w:rsid w:val="004E11D5"/>
    <w:rsid w:val="004E1A15"/>
    <w:rsid w:val="004E1DC5"/>
    <w:rsid w:val="004E1FB2"/>
    <w:rsid w:val="004E2965"/>
    <w:rsid w:val="004E2EC2"/>
    <w:rsid w:val="004E2F41"/>
    <w:rsid w:val="004E2F81"/>
    <w:rsid w:val="004E311B"/>
    <w:rsid w:val="004E32B8"/>
    <w:rsid w:val="004E37AC"/>
    <w:rsid w:val="004E4255"/>
    <w:rsid w:val="004E44DC"/>
    <w:rsid w:val="004E4938"/>
    <w:rsid w:val="004E54B7"/>
    <w:rsid w:val="004E55D7"/>
    <w:rsid w:val="004E57BD"/>
    <w:rsid w:val="004E5ED0"/>
    <w:rsid w:val="004E625E"/>
    <w:rsid w:val="004E6DCE"/>
    <w:rsid w:val="004E7410"/>
    <w:rsid w:val="004E7D43"/>
    <w:rsid w:val="004F029C"/>
    <w:rsid w:val="004F13B0"/>
    <w:rsid w:val="004F25F7"/>
    <w:rsid w:val="004F2611"/>
    <w:rsid w:val="004F2860"/>
    <w:rsid w:val="004F3031"/>
    <w:rsid w:val="004F327E"/>
    <w:rsid w:val="004F3312"/>
    <w:rsid w:val="004F349D"/>
    <w:rsid w:val="004F34F0"/>
    <w:rsid w:val="004F47E1"/>
    <w:rsid w:val="004F4DF3"/>
    <w:rsid w:val="004F4FF3"/>
    <w:rsid w:val="004F58CD"/>
    <w:rsid w:val="004F63AA"/>
    <w:rsid w:val="004F664B"/>
    <w:rsid w:val="004F7E84"/>
    <w:rsid w:val="0050027F"/>
    <w:rsid w:val="00500761"/>
    <w:rsid w:val="00501157"/>
    <w:rsid w:val="00501371"/>
    <w:rsid w:val="00501855"/>
    <w:rsid w:val="0050190E"/>
    <w:rsid w:val="0050197A"/>
    <w:rsid w:val="00501F0A"/>
    <w:rsid w:val="00501F6B"/>
    <w:rsid w:val="005023A5"/>
    <w:rsid w:val="00502457"/>
    <w:rsid w:val="005026BC"/>
    <w:rsid w:val="005027ED"/>
    <w:rsid w:val="00502D6E"/>
    <w:rsid w:val="0050351C"/>
    <w:rsid w:val="00503568"/>
    <w:rsid w:val="00503A2B"/>
    <w:rsid w:val="00503F54"/>
    <w:rsid w:val="005040EF"/>
    <w:rsid w:val="0050411A"/>
    <w:rsid w:val="00504210"/>
    <w:rsid w:val="00504371"/>
    <w:rsid w:val="0050460C"/>
    <w:rsid w:val="0050495C"/>
    <w:rsid w:val="005060BC"/>
    <w:rsid w:val="00506177"/>
    <w:rsid w:val="00506891"/>
    <w:rsid w:val="00506F3E"/>
    <w:rsid w:val="00506F4A"/>
    <w:rsid w:val="005071A2"/>
    <w:rsid w:val="00507294"/>
    <w:rsid w:val="005076CB"/>
    <w:rsid w:val="00507973"/>
    <w:rsid w:val="00510429"/>
    <w:rsid w:val="005105EC"/>
    <w:rsid w:val="00510971"/>
    <w:rsid w:val="005115E7"/>
    <w:rsid w:val="00511810"/>
    <w:rsid w:val="00511E83"/>
    <w:rsid w:val="00511FC1"/>
    <w:rsid w:val="00512000"/>
    <w:rsid w:val="0051208C"/>
    <w:rsid w:val="005128F2"/>
    <w:rsid w:val="00512951"/>
    <w:rsid w:val="00512D68"/>
    <w:rsid w:val="0051338C"/>
    <w:rsid w:val="005147BA"/>
    <w:rsid w:val="00514CB8"/>
    <w:rsid w:val="0051504A"/>
    <w:rsid w:val="0051511F"/>
    <w:rsid w:val="00515544"/>
    <w:rsid w:val="005155EA"/>
    <w:rsid w:val="00515925"/>
    <w:rsid w:val="005159E2"/>
    <w:rsid w:val="00515DF3"/>
    <w:rsid w:val="00516204"/>
    <w:rsid w:val="005164DE"/>
    <w:rsid w:val="0051655B"/>
    <w:rsid w:val="0051670B"/>
    <w:rsid w:val="00516A4D"/>
    <w:rsid w:val="00516F13"/>
    <w:rsid w:val="00516F81"/>
    <w:rsid w:val="00517149"/>
    <w:rsid w:val="005208AF"/>
    <w:rsid w:val="00520FB7"/>
    <w:rsid w:val="00521006"/>
    <w:rsid w:val="005215C3"/>
    <w:rsid w:val="00521645"/>
    <w:rsid w:val="005219B9"/>
    <w:rsid w:val="00521BDD"/>
    <w:rsid w:val="00521FDF"/>
    <w:rsid w:val="005221AE"/>
    <w:rsid w:val="00522E41"/>
    <w:rsid w:val="0052376C"/>
    <w:rsid w:val="00523B33"/>
    <w:rsid w:val="00523C3B"/>
    <w:rsid w:val="00523D8F"/>
    <w:rsid w:val="00523FD1"/>
    <w:rsid w:val="0052475F"/>
    <w:rsid w:val="00524C15"/>
    <w:rsid w:val="00524EC0"/>
    <w:rsid w:val="00524F1A"/>
    <w:rsid w:val="00525A7E"/>
    <w:rsid w:val="005260AD"/>
    <w:rsid w:val="00526418"/>
    <w:rsid w:val="00526775"/>
    <w:rsid w:val="00526CA5"/>
    <w:rsid w:val="00527043"/>
    <w:rsid w:val="005274CA"/>
    <w:rsid w:val="00530D21"/>
    <w:rsid w:val="00530F57"/>
    <w:rsid w:val="00530FCD"/>
    <w:rsid w:val="00531097"/>
    <w:rsid w:val="00531295"/>
    <w:rsid w:val="005316CF"/>
    <w:rsid w:val="00531A6D"/>
    <w:rsid w:val="00531DD0"/>
    <w:rsid w:val="00531E10"/>
    <w:rsid w:val="00531FA5"/>
    <w:rsid w:val="00532222"/>
    <w:rsid w:val="005322CA"/>
    <w:rsid w:val="005323C3"/>
    <w:rsid w:val="005334BE"/>
    <w:rsid w:val="00533BD9"/>
    <w:rsid w:val="005342A7"/>
    <w:rsid w:val="00534351"/>
    <w:rsid w:val="0053445A"/>
    <w:rsid w:val="005347F2"/>
    <w:rsid w:val="0053553A"/>
    <w:rsid w:val="00535762"/>
    <w:rsid w:val="0053609E"/>
    <w:rsid w:val="00536455"/>
    <w:rsid w:val="00536FFB"/>
    <w:rsid w:val="00537006"/>
    <w:rsid w:val="00537BB4"/>
    <w:rsid w:val="00537DC6"/>
    <w:rsid w:val="0054044B"/>
    <w:rsid w:val="00540A6B"/>
    <w:rsid w:val="00540A6E"/>
    <w:rsid w:val="00540D67"/>
    <w:rsid w:val="00540F73"/>
    <w:rsid w:val="00541A3B"/>
    <w:rsid w:val="00541D1B"/>
    <w:rsid w:val="00542051"/>
    <w:rsid w:val="005420C9"/>
    <w:rsid w:val="005421F6"/>
    <w:rsid w:val="0054246F"/>
    <w:rsid w:val="00542D1A"/>
    <w:rsid w:val="005433BA"/>
    <w:rsid w:val="00543673"/>
    <w:rsid w:val="005437B0"/>
    <w:rsid w:val="00543BA2"/>
    <w:rsid w:val="00543BCF"/>
    <w:rsid w:val="005442F5"/>
    <w:rsid w:val="00544E8D"/>
    <w:rsid w:val="005451BB"/>
    <w:rsid w:val="0054559E"/>
    <w:rsid w:val="005461DC"/>
    <w:rsid w:val="0054686C"/>
    <w:rsid w:val="00546FF0"/>
    <w:rsid w:val="0054755C"/>
    <w:rsid w:val="005477F0"/>
    <w:rsid w:val="005479B3"/>
    <w:rsid w:val="00547C20"/>
    <w:rsid w:val="00547C78"/>
    <w:rsid w:val="00547CD0"/>
    <w:rsid w:val="00547FDC"/>
    <w:rsid w:val="005508C5"/>
    <w:rsid w:val="00550BB8"/>
    <w:rsid w:val="00551396"/>
    <w:rsid w:val="00551538"/>
    <w:rsid w:val="00553488"/>
    <w:rsid w:val="005537C4"/>
    <w:rsid w:val="0055411F"/>
    <w:rsid w:val="00554AE0"/>
    <w:rsid w:val="00554E6D"/>
    <w:rsid w:val="00555710"/>
    <w:rsid w:val="00555749"/>
    <w:rsid w:val="00555D4D"/>
    <w:rsid w:val="00556678"/>
    <w:rsid w:val="00556C4E"/>
    <w:rsid w:val="00556EB3"/>
    <w:rsid w:val="005570C0"/>
    <w:rsid w:val="00560176"/>
    <w:rsid w:val="005613F2"/>
    <w:rsid w:val="0056142B"/>
    <w:rsid w:val="005614A6"/>
    <w:rsid w:val="00561728"/>
    <w:rsid w:val="00561C8F"/>
    <w:rsid w:val="00562C93"/>
    <w:rsid w:val="00562D6B"/>
    <w:rsid w:val="0056358B"/>
    <w:rsid w:val="00563C56"/>
    <w:rsid w:val="00564179"/>
    <w:rsid w:val="005641DD"/>
    <w:rsid w:val="00564690"/>
    <w:rsid w:val="005658B0"/>
    <w:rsid w:val="00565F30"/>
    <w:rsid w:val="00566275"/>
    <w:rsid w:val="00566DFF"/>
    <w:rsid w:val="00567746"/>
    <w:rsid w:val="005677A5"/>
    <w:rsid w:val="00567948"/>
    <w:rsid w:val="00567BAB"/>
    <w:rsid w:val="00567C58"/>
    <w:rsid w:val="00567E46"/>
    <w:rsid w:val="005702E0"/>
    <w:rsid w:val="00570B46"/>
    <w:rsid w:val="00570C8A"/>
    <w:rsid w:val="00570D9A"/>
    <w:rsid w:val="00570E3F"/>
    <w:rsid w:val="00571AF4"/>
    <w:rsid w:val="00571D01"/>
    <w:rsid w:val="00571D40"/>
    <w:rsid w:val="00572960"/>
    <w:rsid w:val="005736FA"/>
    <w:rsid w:val="005742CA"/>
    <w:rsid w:val="005742D9"/>
    <w:rsid w:val="00574BDF"/>
    <w:rsid w:val="00574EBB"/>
    <w:rsid w:val="00574ED5"/>
    <w:rsid w:val="00574FCE"/>
    <w:rsid w:val="005750D7"/>
    <w:rsid w:val="00575108"/>
    <w:rsid w:val="0057575D"/>
    <w:rsid w:val="00575A00"/>
    <w:rsid w:val="00575B08"/>
    <w:rsid w:val="00575D64"/>
    <w:rsid w:val="0057615B"/>
    <w:rsid w:val="005761F1"/>
    <w:rsid w:val="005762B7"/>
    <w:rsid w:val="00576FA6"/>
    <w:rsid w:val="0057708E"/>
    <w:rsid w:val="00577591"/>
    <w:rsid w:val="00580155"/>
    <w:rsid w:val="0058042F"/>
    <w:rsid w:val="00580D2B"/>
    <w:rsid w:val="00580E29"/>
    <w:rsid w:val="00581379"/>
    <w:rsid w:val="00582209"/>
    <w:rsid w:val="00582446"/>
    <w:rsid w:val="00582475"/>
    <w:rsid w:val="005825DF"/>
    <w:rsid w:val="0058266D"/>
    <w:rsid w:val="00582AFE"/>
    <w:rsid w:val="00582F66"/>
    <w:rsid w:val="005835D9"/>
    <w:rsid w:val="00583A17"/>
    <w:rsid w:val="00583A38"/>
    <w:rsid w:val="005840C2"/>
    <w:rsid w:val="00584240"/>
    <w:rsid w:val="0058458D"/>
    <w:rsid w:val="00584BD2"/>
    <w:rsid w:val="00584C45"/>
    <w:rsid w:val="00584E0E"/>
    <w:rsid w:val="005850EB"/>
    <w:rsid w:val="0058528B"/>
    <w:rsid w:val="005856C5"/>
    <w:rsid w:val="0058617F"/>
    <w:rsid w:val="005861EC"/>
    <w:rsid w:val="005861EE"/>
    <w:rsid w:val="005862EE"/>
    <w:rsid w:val="00586807"/>
    <w:rsid w:val="00586F28"/>
    <w:rsid w:val="005876F2"/>
    <w:rsid w:val="005877A6"/>
    <w:rsid w:val="0059065A"/>
    <w:rsid w:val="00590BA3"/>
    <w:rsid w:val="005914A8"/>
    <w:rsid w:val="00591552"/>
    <w:rsid w:val="005918EE"/>
    <w:rsid w:val="00592042"/>
    <w:rsid w:val="00592449"/>
    <w:rsid w:val="005924D1"/>
    <w:rsid w:val="0059267C"/>
    <w:rsid w:val="00592C2E"/>
    <w:rsid w:val="00593AF1"/>
    <w:rsid w:val="005944A8"/>
    <w:rsid w:val="005948AF"/>
    <w:rsid w:val="0059564A"/>
    <w:rsid w:val="0059586A"/>
    <w:rsid w:val="00595A78"/>
    <w:rsid w:val="00595B46"/>
    <w:rsid w:val="00596438"/>
    <w:rsid w:val="005965E4"/>
    <w:rsid w:val="00596A30"/>
    <w:rsid w:val="00596B5B"/>
    <w:rsid w:val="00596C35"/>
    <w:rsid w:val="005970B3"/>
    <w:rsid w:val="0059714D"/>
    <w:rsid w:val="0059748E"/>
    <w:rsid w:val="0059781F"/>
    <w:rsid w:val="005A004C"/>
    <w:rsid w:val="005A013E"/>
    <w:rsid w:val="005A0877"/>
    <w:rsid w:val="005A0B76"/>
    <w:rsid w:val="005A0CCA"/>
    <w:rsid w:val="005A11E3"/>
    <w:rsid w:val="005A120E"/>
    <w:rsid w:val="005A1FDE"/>
    <w:rsid w:val="005A2648"/>
    <w:rsid w:val="005A2878"/>
    <w:rsid w:val="005A38DE"/>
    <w:rsid w:val="005A3A1F"/>
    <w:rsid w:val="005A3BC7"/>
    <w:rsid w:val="005A40BD"/>
    <w:rsid w:val="005A53DB"/>
    <w:rsid w:val="005A5615"/>
    <w:rsid w:val="005A6025"/>
    <w:rsid w:val="005A6627"/>
    <w:rsid w:val="005A6658"/>
    <w:rsid w:val="005A6F58"/>
    <w:rsid w:val="005A7A38"/>
    <w:rsid w:val="005B018B"/>
    <w:rsid w:val="005B0455"/>
    <w:rsid w:val="005B0768"/>
    <w:rsid w:val="005B111C"/>
    <w:rsid w:val="005B1546"/>
    <w:rsid w:val="005B1658"/>
    <w:rsid w:val="005B2907"/>
    <w:rsid w:val="005B2D4C"/>
    <w:rsid w:val="005B3A73"/>
    <w:rsid w:val="005B47B5"/>
    <w:rsid w:val="005B4874"/>
    <w:rsid w:val="005B4A10"/>
    <w:rsid w:val="005B4A5D"/>
    <w:rsid w:val="005B4CCF"/>
    <w:rsid w:val="005B5D5A"/>
    <w:rsid w:val="005B610A"/>
    <w:rsid w:val="005B68BF"/>
    <w:rsid w:val="005B7DA4"/>
    <w:rsid w:val="005C02FF"/>
    <w:rsid w:val="005C0AFA"/>
    <w:rsid w:val="005C0B8D"/>
    <w:rsid w:val="005C0C57"/>
    <w:rsid w:val="005C0E33"/>
    <w:rsid w:val="005C0FAC"/>
    <w:rsid w:val="005C1320"/>
    <w:rsid w:val="005C1459"/>
    <w:rsid w:val="005C167E"/>
    <w:rsid w:val="005C1C03"/>
    <w:rsid w:val="005C1DA7"/>
    <w:rsid w:val="005C268C"/>
    <w:rsid w:val="005C296F"/>
    <w:rsid w:val="005C3F1C"/>
    <w:rsid w:val="005C44D1"/>
    <w:rsid w:val="005C4746"/>
    <w:rsid w:val="005C4DBE"/>
    <w:rsid w:val="005C4FF6"/>
    <w:rsid w:val="005C51D8"/>
    <w:rsid w:val="005C54FF"/>
    <w:rsid w:val="005C5AC8"/>
    <w:rsid w:val="005C5CC1"/>
    <w:rsid w:val="005C6205"/>
    <w:rsid w:val="005C6694"/>
    <w:rsid w:val="005C69D1"/>
    <w:rsid w:val="005C715D"/>
    <w:rsid w:val="005C75AA"/>
    <w:rsid w:val="005C7A57"/>
    <w:rsid w:val="005C7A5D"/>
    <w:rsid w:val="005C7BF8"/>
    <w:rsid w:val="005C7F61"/>
    <w:rsid w:val="005D0175"/>
    <w:rsid w:val="005D0280"/>
    <w:rsid w:val="005D03A8"/>
    <w:rsid w:val="005D07A5"/>
    <w:rsid w:val="005D0984"/>
    <w:rsid w:val="005D09B3"/>
    <w:rsid w:val="005D1137"/>
    <w:rsid w:val="005D14A8"/>
    <w:rsid w:val="005D17DB"/>
    <w:rsid w:val="005D182F"/>
    <w:rsid w:val="005D2316"/>
    <w:rsid w:val="005D2CE0"/>
    <w:rsid w:val="005D30E1"/>
    <w:rsid w:val="005D375F"/>
    <w:rsid w:val="005D3CBC"/>
    <w:rsid w:val="005D4839"/>
    <w:rsid w:val="005D4884"/>
    <w:rsid w:val="005D4CBE"/>
    <w:rsid w:val="005D53DB"/>
    <w:rsid w:val="005D54B8"/>
    <w:rsid w:val="005D5F26"/>
    <w:rsid w:val="005D6800"/>
    <w:rsid w:val="005D6A0F"/>
    <w:rsid w:val="005D7421"/>
    <w:rsid w:val="005D791B"/>
    <w:rsid w:val="005E0265"/>
    <w:rsid w:val="005E02F3"/>
    <w:rsid w:val="005E04C0"/>
    <w:rsid w:val="005E06C3"/>
    <w:rsid w:val="005E09E1"/>
    <w:rsid w:val="005E0A05"/>
    <w:rsid w:val="005E0B6C"/>
    <w:rsid w:val="005E1334"/>
    <w:rsid w:val="005E24D6"/>
    <w:rsid w:val="005E28CD"/>
    <w:rsid w:val="005E2BD5"/>
    <w:rsid w:val="005E2D4B"/>
    <w:rsid w:val="005E3412"/>
    <w:rsid w:val="005E4450"/>
    <w:rsid w:val="005E479C"/>
    <w:rsid w:val="005E4B92"/>
    <w:rsid w:val="005E525B"/>
    <w:rsid w:val="005E568C"/>
    <w:rsid w:val="005E5A47"/>
    <w:rsid w:val="005E5F5B"/>
    <w:rsid w:val="005E6455"/>
    <w:rsid w:val="005E7F9E"/>
    <w:rsid w:val="005F0278"/>
    <w:rsid w:val="005F0D2C"/>
    <w:rsid w:val="005F0F95"/>
    <w:rsid w:val="005F0FA2"/>
    <w:rsid w:val="005F27AF"/>
    <w:rsid w:val="005F2B5D"/>
    <w:rsid w:val="005F3B8B"/>
    <w:rsid w:val="005F3CF4"/>
    <w:rsid w:val="005F4026"/>
    <w:rsid w:val="005F5276"/>
    <w:rsid w:val="005F58D7"/>
    <w:rsid w:val="005F5AA1"/>
    <w:rsid w:val="005F622D"/>
    <w:rsid w:val="005F79BE"/>
    <w:rsid w:val="005F7ABC"/>
    <w:rsid w:val="00600D0C"/>
    <w:rsid w:val="00601316"/>
    <w:rsid w:val="00601702"/>
    <w:rsid w:val="00601832"/>
    <w:rsid w:val="00601C4F"/>
    <w:rsid w:val="00602EAF"/>
    <w:rsid w:val="006032C7"/>
    <w:rsid w:val="00604405"/>
    <w:rsid w:val="006047AA"/>
    <w:rsid w:val="006049FF"/>
    <w:rsid w:val="0060508D"/>
    <w:rsid w:val="00606B3A"/>
    <w:rsid w:val="006074F4"/>
    <w:rsid w:val="00607B40"/>
    <w:rsid w:val="00610A4C"/>
    <w:rsid w:val="00610ECD"/>
    <w:rsid w:val="006110FB"/>
    <w:rsid w:val="00611119"/>
    <w:rsid w:val="00611553"/>
    <w:rsid w:val="00611EE3"/>
    <w:rsid w:val="006121F7"/>
    <w:rsid w:val="0061269F"/>
    <w:rsid w:val="006128B7"/>
    <w:rsid w:val="00612D61"/>
    <w:rsid w:val="00612E4B"/>
    <w:rsid w:val="0061343E"/>
    <w:rsid w:val="00613521"/>
    <w:rsid w:val="00613657"/>
    <w:rsid w:val="00613971"/>
    <w:rsid w:val="00613FE3"/>
    <w:rsid w:val="006145D8"/>
    <w:rsid w:val="0061463A"/>
    <w:rsid w:val="006146A1"/>
    <w:rsid w:val="006149D7"/>
    <w:rsid w:val="00614D3F"/>
    <w:rsid w:val="006158E1"/>
    <w:rsid w:val="00615EB2"/>
    <w:rsid w:val="00616AA1"/>
    <w:rsid w:val="00616ED9"/>
    <w:rsid w:val="00616F48"/>
    <w:rsid w:val="006172D5"/>
    <w:rsid w:val="006176B2"/>
    <w:rsid w:val="00617780"/>
    <w:rsid w:val="00617BA4"/>
    <w:rsid w:val="00617CD0"/>
    <w:rsid w:val="00620231"/>
    <w:rsid w:val="00620273"/>
    <w:rsid w:val="006207A9"/>
    <w:rsid w:val="00620FE5"/>
    <w:rsid w:val="006218A5"/>
    <w:rsid w:val="00621C5E"/>
    <w:rsid w:val="006222BD"/>
    <w:rsid w:val="00622526"/>
    <w:rsid w:val="0062274D"/>
    <w:rsid w:val="00622B03"/>
    <w:rsid w:val="00622CCC"/>
    <w:rsid w:val="00622F0A"/>
    <w:rsid w:val="00622F1D"/>
    <w:rsid w:val="00623530"/>
    <w:rsid w:val="00623566"/>
    <w:rsid w:val="00623A9C"/>
    <w:rsid w:val="00623B54"/>
    <w:rsid w:val="00623E74"/>
    <w:rsid w:val="00623F06"/>
    <w:rsid w:val="006241D5"/>
    <w:rsid w:val="006242A6"/>
    <w:rsid w:val="00624903"/>
    <w:rsid w:val="00625AB1"/>
    <w:rsid w:val="00625B37"/>
    <w:rsid w:val="00625E90"/>
    <w:rsid w:val="00626821"/>
    <w:rsid w:val="00626CD0"/>
    <w:rsid w:val="006272C7"/>
    <w:rsid w:val="006275F4"/>
    <w:rsid w:val="0063045C"/>
    <w:rsid w:val="00630E2A"/>
    <w:rsid w:val="0063151D"/>
    <w:rsid w:val="006318CC"/>
    <w:rsid w:val="00631DB5"/>
    <w:rsid w:val="0063246D"/>
    <w:rsid w:val="00632B67"/>
    <w:rsid w:val="00633483"/>
    <w:rsid w:val="00633ECA"/>
    <w:rsid w:val="00634286"/>
    <w:rsid w:val="006343BD"/>
    <w:rsid w:val="006346DC"/>
    <w:rsid w:val="006349CD"/>
    <w:rsid w:val="00635AC7"/>
    <w:rsid w:val="006362B1"/>
    <w:rsid w:val="006363CA"/>
    <w:rsid w:val="006365F9"/>
    <w:rsid w:val="006367FD"/>
    <w:rsid w:val="0063682B"/>
    <w:rsid w:val="00636E58"/>
    <w:rsid w:val="00636ED4"/>
    <w:rsid w:val="006374C8"/>
    <w:rsid w:val="00640213"/>
    <w:rsid w:val="00640338"/>
    <w:rsid w:val="0064047F"/>
    <w:rsid w:val="006408E6"/>
    <w:rsid w:val="006408EA"/>
    <w:rsid w:val="00640B4F"/>
    <w:rsid w:val="00640F67"/>
    <w:rsid w:val="006423F8"/>
    <w:rsid w:val="00642A37"/>
    <w:rsid w:val="0064374C"/>
    <w:rsid w:val="006437FB"/>
    <w:rsid w:val="0064389F"/>
    <w:rsid w:val="00643D94"/>
    <w:rsid w:val="00643EEA"/>
    <w:rsid w:val="006447BA"/>
    <w:rsid w:val="00644E8D"/>
    <w:rsid w:val="00645B43"/>
    <w:rsid w:val="00646B59"/>
    <w:rsid w:val="00646C42"/>
    <w:rsid w:val="00646E1B"/>
    <w:rsid w:val="00646EDF"/>
    <w:rsid w:val="0064778B"/>
    <w:rsid w:val="00647A25"/>
    <w:rsid w:val="00647AB3"/>
    <w:rsid w:val="00647B61"/>
    <w:rsid w:val="00650AB4"/>
    <w:rsid w:val="00650B9E"/>
    <w:rsid w:val="00651409"/>
    <w:rsid w:val="006514C3"/>
    <w:rsid w:val="00651891"/>
    <w:rsid w:val="00651AEC"/>
    <w:rsid w:val="006520DD"/>
    <w:rsid w:val="00652B9A"/>
    <w:rsid w:val="0065340F"/>
    <w:rsid w:val="00653DC4"/>
    <w:rsid w:val="0065413E"/>
    <w:rsid w:val="00654282"/>
    <w:rsid w:val="00654531"/>
    <w:rsid w:val="0065525E"/>
    <w:rsid w:val="00655DE5"/>
    <w:rsid w:val="00656932"/>
    <w:rsid w:val="00657623"/>
    <w:rsid w:val="0066026D"/>
    <w:rsid w:val="00660402"/>
    <w:rsid w:val="0066063E"/>
    <w:rsid w:val="00660F46"/>
    <w:rsid w:val="00661E03"/>
    <w:rsid w:val="00662669"/>
    <w:rsid w:val="0066267A"/>
    <w:rsid w:val="00663683"/>
    <w:rsid w:val="006638B7"/>
    <w:rsid w:val="00663BD2"/>
    <w:rsid w:val="0066457C"/>
    <w:rsid w:val="00664AF8"/>
    <w:rsid w:val="00664BB1"/>
    <w:rsid w:val="006653CF"/>
    <w:rsid w:val="0066542A"/>
    <w:rsid w:val="0066549F"/>
    <w:rsid w:val="00666737"/>
    <w:rsid w:val="00666BC5"/>
    <w:rsid w:val="00666BF2"/>
    <w:rsid w:val="006700D3"/>
    <w:rsid w:val="006701F9"/>
    <w:rsid w:val="0067029F"/>
    <w:rsid w:val="0067064B"/>
    <w:rsid w:val="0067081B"/>
    <w:rsid w:val="00670C7C"/>
    <w:rsid w:val="00671210"/>
    <w:rsid w:val="0067154B"/>
    <w:rsid w:val="00671D99"/>
    <w:rsid w:val="006723FD"/>
    <w:rsid w:val="00672613"/>
    <w:rsid w:val="00672771"/>
    <w:rsid w:val="00672DA8"/>
    <w:rsid w:val="00672F9D"/>
    <w:rsid w:val="0067331B"/>
    <w:rsid w:val="00673C21"/>
    <w:rsid w:val="006742AF"/>
    <w:rsid w:val="0067444F"/>
    <w:rsid w:val="00674882"/>
    <w:rsid w:val="00674F1F"/>
    <w:rsid w:val="00675274"/>
    <w:rsid w:val="006758DD"/>
    <w:rsid w:val="00675A70"/>
    <w:rsid w:val="00675C75"/>
    <w:rsid w:val="00676090"/>
    <w:rsid w:val="006771D4"/>
    <w:rsid w:val="00677765"/>
    <w:rsid w:val="00677932"/>
    <w:rsid w:val="0067795F"/>
    <w:rsid w:val="00680018"/>
    <w:rsid w:val="006801E7"/>
    <w:rsid w:val="0068028E"/>
    <w:rsid w:val="00680D8A"/>
    <w:rsid w:val="0068140A"/>
    <w:rsid w:val="0068212E"/>
    <w:rsid w:val="006826E6"/>
    <w:rsid w:val="00682812"/>
    <w:rsid w:val="00682D29"/>
    <w:rsid w:val="006831E4"/>
    <w:rsid w:val="006831F4"/>
    <w:rsid w:val="006836DA"/>
    <w:rsid w:val="00684020"/>
    <w:rsid w:val="006846D9"/>
    <w:rsid w:val="0068598C"/>
    <w:rsid w:val="00685DE3"/>
    <w:rsid w:val="00686630"/>
    <w:rsid w:val="006866CE"/>
    <w:rsid w:val="00686FD4"/>
    <w:rsid w:val="00687379"/>
    <w:rsid w:val="00687CF9"/>
    <w:rsid w:val="00687F45"/>
    <w:rsid w:val="00690038"/>
    <w:rsid w:val="0069176D"/>
    <w:rsid w:val="00691D9B"/>
    <w:rsid w:val="00691E81"/>
    <w:rsid w:val="00691F90"/>
    <w:rsid w:val="00692852"/>
    <w:rsid w:val="00692965"/>
    <w:rsid w:val="00692D26"/>
    <w:rsid w:val="006934B5"/>
    <w:rsid w:val="006936C2"/>
    <w:rsid w:val="00693C8E"/>
    <w:rsid w:val="00693F30"/>
    <w:rsid w:val="0069499A"/>
    <w:rsid w:val="00694CD3"/>
    <w:rsid w:val="00694E86"/>
    <w:rsid w:val="00694EC4"/>
    <w:rsid w:val="00695436"/>
    <w:rsid w:val="00695CD7"/>
    <w:rsid w:val="00695FFD"/>
    <w:rsid w:val="00696612"/>
    <w:rsid w:val="00696674"/>
    <w:rsid w:val="0069691A"/>
    <w:rsid w:val="00696D82"/>
    <w:rsid w:val="00696E27"/>
    <w:rsid w:val="00697885"/>
    <w:rsid w:val="00697E85"/>
    <w:rsid w:val="00697EE1"/>
    <w:rsid w:val="006A0174"/>
    <w:rsid w:val="006A0397"/>
    <w:rsid w:val="006A1270"/>
    <w:rsid w:val="006A1C64"/>
    <w:rsid w:val="006A25DD"/>
    <w:rsid w:val="006A2692"/>
    <w:rsid w:val="006A27D6"/>
    <w:rsid w:val="006A350E"/>
    <w:rsid w:val="006A3847"/>
    <w:rsid w:val="006A3B27"/>
    <w:rsid w:val="006A3B50"/>
    <w:rsid w:val="006A4214"/>
    <w:rsid w:val="006A439F"/>
    <w:rsid w:val="006A52F3"/>
    <w:rsid w:val="006A5A2E"/>
    <w:rsid w:val="006A5CAA"/>
    <w:rsid w:val="006A5E7F"/>
    <w:rsid w:val="006A5FBA"/>
    <w:rsid w:val="006A6B2C"/>
    <w:rsid w:val="006A7082"/>
    <w:rsid w:val="006A77C7"/>
    <w:rsid w:val="006A7AE5"/>
    <w:rsid w:val="006B0425"/>
    <w:rsid w:val="006B173A"/>
    <w:rsid w:val="006B1DB9"/>
    <w:rsid w:val="006B23BE"/>
    <w:rsid w:val="006B26D6"/>
    <w:rsid w:val="006B2754"/>
    <w:rsid w:val="006B29E4"/>
    <w:rsid w:val="006B2FBA"/>
    <w:rsid w:val="006B5001"/>
    <w:rsid w:val="006B5134"/>
    <w:rsid w:val="006B533F"/>
    <w:rsid w:val="006B5FB1"/>
    <w:rsid w:val="006B698D"/>
    <w:rsid w:val="006B6DF3"/>
    <w:rsid w:val="006B6F5E"/>
    <w:rsid w:val="006B7299"/>
    <w:rsid w:val="006C0108"/>
    <w:rsid w:val="006C0236"/>
    <w:rsid w:val="006C047E"/>
    <w:rsid w:val="006C0FFE"/>
    <w:rsid w:val="006C1347"/>
    <w:rsid w:val="006C1682"/>
    <w:rsid w:val="006C1B89"/>
    <w:rsid w:val="006C1BF7"/>
    <w:rsid w:val="006C1DE7"/>
    <w:rsid w:val="006C1E16"/>
    <w:rsid w:val="006C1E1B"/>
    <w:rsid w:val="006C1E86"/>
    <w:rsid w:val="006C211A"/>
    <w:rsid w:val="006C24F0"/>
    <w:rsid w:val="006C293E"/>
    <w:rsid w:val="006C2CF9"/>
    <w:rsid w:val="006C4B0E"/>
    <w:rsid w:val="006C4D62"/>
    <w:rsid w:val="006C5171"/>
    <w:rsid w:val="006C53A7"/>
    <w:rsid w:val="006C6553"/>
    <w:rsid w:val="006C6B09"/>
    <w:rsid w:val="006C6D70"/>
    <w:rsid w:val="006C6F23"/>
    <w:rsid w:val="006C7598"/>
    <w:rsid w:val="006C7C34"/>
    <w:rsid w:val="006D0463"/>
    <w:rsid w:val="006D09FF"/>
    <w:rsid w:val="006D0F69"/>
    <w:rsid w:val="006D109C"/>
    <w:rsid w:val="006D10D5"/>
    <w:rsid w:val="006D1551"/>
    <w:rsid w:val="006D15A3"/>
    <w:rsid w:val="006D1692"/>
    <w:rsid w:val="006D2212"/>
    <w:rsid w:val="006D2450"/>
    <w:rsid w:val="006D3D4E"/>
    <w:rsid w:val="006D4C40"/>
    <w:rsid w:val="006D4C74"/>
    <w:rsid w:val="006D546A"/>
    <w:rsid w:val="006D5670"/>
    <w:rsid w:val="006D595E"/>
    <w:rsid w:val="006E0DA5"/>
    <w:rsid w:val="006E0F65"/>
    <w:rsid w:val="006E1094"/>
    <w:rsid w:val="006E1183"/>
    <w:rsid w:val="006E14C3"/>
    <w:rsid w:val="006E1D8B"/>
    <w:rsid w:val="006E2488"/>
    <w:rsid w:val="006E2FE3"/>
    <w:rsid w:val="006E335F"/>
    <w:rsid w:val="006E374A"/>
    <w:rsid w:val="006E3968"/>
    <w:rsid w:val="006E3EE4"/>
    <w:rsid w:val="006E44ED"/>
    <w:rsid w:val="006E44FF"/>
    <w:rsid w:val="006E4992"/>
    <w:rsid w:val="006E55BA"/>
    <w:rsid w:val="006E58A0"/>
    <w:rsid w:val="006E6456"/>
    <w:rsid w:val="006E7360"/>
    <w:rsid w:val="006E73C0"/>
    <w:rsid w:val="006E7809"/>
    <w:rsid w:val="006E78C2"/>
    <w:rsid w:val="006F0037"/>
    <w:rsid w:val="006F23DB"/>
    <w:rsid w:val="006F2C29"/>
    <w:rsid w:val="006F3302"/>
    <w:rsid w:val="006F3515"/>
    <w:rsid w:val="006F3D21"/>
    <w:rsid w:val="006F3FD9"/>
    <w:rsid w:val="006F4176"/>
    <w:rsid w:val="006F492E"/>
    <w:rsid w:val="006F53E0"/>
    <w:rsid w:val="006F5942"/>
    <w:rsid w:val="006F5B52"/>
    <w:rsid w:val="006F5E8D"/>
    <w:rsid w:val="006F68E2"/>
    <w:rsid w:val="006F6A5D"/>
    <w:rsid w:val="006F6A77"/>
    <w:rsid w:val="006F733A"/>
    <w:rsid w:val="006F74EC"/>
    <w:rsid w:val="006F7548"/>
    <w:rsid w:val="006F7A4C"/>
    <w:rsid w:val="0070017C"/>
    <w:rsid w:val="0070019E"/>
    <w:rsid w:val="0070081D"/>
    <w:rsid w:val="007009B0"/>
    <w:rsid w:val="00700B39"/>
    <w:rsid w:val="00701CEA"/>
    <w:rsid w:val="007023E8"/>
    <w:rsid w:val="0070274B"/>
    <w:rsid w:val="00702918"/>
    <w:rsid w:val="00702AF5"/>
    <w:rsid w:val="007030CB"/>
    <w:rsid w:val="00703914"/>
    <w:rsid w:val="007043D1"/>
    <w:rsid w:val="00704489"/>
    <w:rsid w:val="00704856"/>
    <w:rsid w:val="00704C7E"/>
    <w:rsid w:val="00706639"/>
    <w:rsid w:val="00706887"/>
    <w:rsid w:val="00706B5C"/>
    <w:rsid w:val="00706F50"/>
    <w:rsid w:val="00707817"/>
    <w:rsid w:val="00707EE8"/>
    <w:rsid w:val="00710436"/>
    <w:rsid w:val="0071103D"/>
    <w:rsid w:val="007114A9"/>
    <w:rsid w:val="00711562"/>
    <w:rsid w:val="007115A7"/>
    <w:rsid w:val="00711B07"/>
    <w:rsid w:val="00711D2E"/>
    <w:rsid w:val="00712727"/>
    <w:rsid w:val="00712815"/>
    <w:rsid w:val="007131E0"/>
    <w:rsid w:val="00715298"/>
    <w:rsid w:val="00715F45"/>
    <w:rsid w:val="007161A0"/>
    <w:rsid w:val="00717B88"/>
    <w:rsid w:val="00717BFF"/>
    <w:rsid w:val="00720981"/>
    <w:rsid w:val="00720A64"/>
    <w:rsid w:val="00720AD5"/>
    <w:rsid w:val="00720B87"/>
    <w:rsid w:val="00721509"/>
    <w:rsid w:val="007223B9"/>
    <w:rsid w:val="0072291F"/>
    <w:rsid w:val="00722AD1"/>
    <w:rsid w:val="00723694"/>
    <w:rsid w:val="00723D7D"/>
    <w:rsid w:val="007242D4"/>
    <w:rsid w:val="0072431F"/>
    <w:rsid w:val="00724671"/>
    <w:rsid w:val="007248E6"/>
    <w:rsid w:val="00724D7E"/>
    <w:rsid w:val="00725455"/>
    <w:rsid w:val="0072589B"/>
    <w:rsid w:val="00727026"/>
    <w:rsid w:val="00727382"/>
    <w:rsid w:val="00730022"/>
    <w:rsid w:val="00730118"/>
    <w:rsid w:val="00730A3D"/>
    <w:rsid w:val="00730B5D"/>
    <w:rsid w:val="00730D19"/>
    <w:rsid w:val="00730F9B"/>
    <w:rsid w:val="00731019"/>
    <w:rsid w:val="007314A8"/>
    <w:rsid w:val="00732276"/>
    <w:rsid w:val="0073260D"/>
    <w:rsid w:val="0073295D"/>
    <w:rsid w:val="00732A0F"/>
    <w:rsid w:val="00733103"/>
    <w:rsid w:val="00733551"/>
    <w:rsid w:val="00733EF5"/>
    <w:rsid w:val="007341AD"/>
    <w:rsid w:val="00734656"/>
    <w:rsid w:val="007359BD"/>
    <w:rsid w:val="0073601E"/>
    <w:rsid w:val="00740610"/>
    <w:rsid w:val="00741745"/>
    <w:rsid w:val="0074182A"/>
    <w:rsid w:val="00741B32"/>
    <w:rsid w:val="0074232C"/>
    <w:rsid w:val="007424F3"/>
    <w:rsid w:val="0074279B"/>
    <w:rsid w:val="007427AD"/>
    <w:rsid w:val="007427CB"/>
    <w:rsid w:val="007427ED"/>
    <w:rsid w:val="00742941"/>
    <w:rsid w:val="00742E14"/>
    <w:rsid w:val="00743938"/>
    <w:rsid w:val="007440A0"/>
    <w:rsid w:val="00744301"/>
    <w:rsid w:val="00744633"/>
    <w:rsid w:val="00744778"/>
    <w:rsid w:val="00744AD0"/>
    <w:rsid w:val="00745452"/>
    <w:rsid w:val="007454B9"/>
    <w:rsid w:val="00745AA8"/>
    <w:rsid w:val="007468AC"/>
    <w:rsid w:val="007469FC"/>
    <w:rsid w:val="00746D78"/>
    <w:rsid w:val="007479C7"/>
    <w:rsid w:val="00747C3C"/>
    <w:rsid w:val="0075024C"/>
    <w:rsid w:val="0075108A"/>
    <w:rsid w:val="007518FC"/>
    <w:rsid w:val="00751AA2"/>
    <w:rsid w:val="00751AC1"/>
    <w:rsid w:val="00751C1D"/>
    <w:rsid w:val="00752516"/>
    <w:rsid w:val="007528A6"/>
    <w:rsid w:val="00752D6D"/>
    <w:rsid w:val="00753612"/>
    <w:rsid w:val="0075381A"/>
    <w:rsid w:val="007538E0"/>
    <w:rsid w:val="0075396C"/>
    <w:rsid w:val="00753FDF"/>
    <w:rsid w:val="00753FFA"/>
    <w:rsid w:val="007547BC"/>
    <w:rsid w:val="00754866"/>
    <w:rsid w:val="0075496C"/>
    <w:rsid w:val="00754DB6"/>
    <w:rsid w:val="00755A31"/>
    <w:rsid w:val="0075649A"/>
    <w:rsid w:val="007566FC"/>
    <w:rsid w:val="0075698E"/>
    <w:rsid w:val="00756B15"/>
    <w:rsid w:val="00757DAB"/>
    <w:rsid w:val="00757F19"/>
    <w:rsid w:val="007606AC"/>
    <w:rsid w:val="00760951"/>
    <w:rsid w:val="0076146F"/>
    <w:rsid w:val="00761942"/>
    <w:rsid w:val="007626F6"/>
    <w:rsid w:val="00763855"/>
    <w:rsid w:val="0076419F"/>
    <w:rsid w:val="00764204"/>
    <w:rsid w:val="0076503A"/>
    <w:rsid w:val="007653E4"/>
    <w:rsid w:val="007658B1"/>
    <w:rsid w:val="00765A34"/>
    <w:rsid w:val="00765C05"/>
    <w:rsid w:val="00765CF6"/>
    <w:rsid w:val="00765DAF"/>
    <w:rsid w:val="007661D1"/>
    <w:rsid w:val="00766228"/>
    <w:rsid w:val="00766371"/>
    <w:rsid w:val="00766562"/>
    <w:rsid w:val="00766AAE"/>
    <w:rsid w:val="00767C68"/>
    <w:rsid w:val="00770BB1"/>
    <w:rsid w:val="00770E09"/>
    <w:rsid w:val="00770EBA"/>
    <w:rsid w:val="007714DC"/>
    <w:rsid w:val="00771AF5"/>
    <w:rsid w:val="00772B3B"/>
    <w:rsid w:val="007731E2"/>
    <w:rsid w:val="0077351B"/>
    <w:rsid w:val="00773B1D"/>
    <w:rsid w:val="00773D47"/>
    <w:rsid w:val="0077417B"/>
    <w:rsid w:val="007745D7"/>
    <w:rsid w:val="007749F9"/>
    <w:rsid w:val="00774CA3"/>
    <w:rsid w:val="00774D53"/>
    <w:rsid w:val="00775001"/>
    <w:rsid w:val="007752CA"/>
    <w:rsid w:val="007759AA"/>
    <w:rsid w:val="00775B38"/>
    <w:rsid w:val="00775CA3"/>
    <w:rsid w:val="0077663E"/>
    <w:rsid w:val="00776AEB"/>
    <w:rsid w:val="00776B01"/>
    <w:rsid w:val="00777362"/>
    <w:rsid w:val="00777873"/>
    <w:rsid w:val="007800F6"/>
    <w:rsid w:val="00780757"/>
    <w:rsid w:val="00780CC0"/>
    <w:rsid w:val="00781374"/>
    <w:rsid w:val="0078148D"/>
    <w:rsid w:val="00781B03"/>
    <w:rsid w:val="00781CE7"/>
    <w:rsid w:val="00782018"/>
    <w:rsid w:val="007825B4"/>
    <w:rsid w:val="0078281E"/>
    <w:rsid w:val="007830A0"/>
    <w:rsid w:val="007830C8"/>
    <w:rsid w:val="007832A6"/>
    <w:rsid w:val="00783989"/>
    <w:rsid w:val="00783C15"/>
    <w:rsid w:val="00784B48"/>
    <w:rsid w:val="00785461"/>
    <w:rsid w:val="0078552F"/>
    <w:rsid w:val="0078649B"/>
    <w:rsid w:val="00786B18"/>
    <w:rsid w:val="00786FC4"/>
    <w:rsid w:val="00787144"/>
    <w:rsid w:val="00787DE9"/>
    <w:rsid w:val="0079015C"/>
    <w:rsid w:val="007901C8"/>
    <w:rsid w:val="00790BC0"/>
    <w:rsid w:val="00790D20"/>
    <w:rsid w:val="00790DDA"/>
    <w:rsid w:val="007918DD"/>
    <w:rsid w:val="00791B4D"/>
    <w:rsid w:val="00791BDA"/>
    <w:rsid w:val="00791EC8"/>
    <w:rsid w:val="00791F6B"/>
    <w:rsid w:val="00792607"/>
    <w:rsid w:val="0079326B"/>
    <w:rsid w:val="00793357"/>
    <w:rsid w:val="00793AF0"/>
    <w:rsid w:val="00794073"/>
    <w:rsid w:val="007940F9"/>
    <w:rsid w:val="00794820"/>
    <w:rsid w:val="00794FBF"/>
    <w:rsid w:val="0079511B"/>
    <w:rsid w:val="007953AD"/>
    <w:rsid w:val="0079597D"/>
    <w:rsid w:val="00795B30"/>
    <w:rsid w:val="00795F3F"/>
    <w:rsid w:val="0079602D"/>
    <w:rsid w:val="00796340"/>
    <w:rsid w:val="0079642E"/>
    <w:rsid w:val="00796470"/>
    <w:rsid w:val="00796F61"/>
    <w:rsid w:val="00797046"/>
    <w:rsid w:val="00797824"/>
    <w:rsid w:val="00797A47"/>
    <w:rsid w:val="007A05F5"/>
    <w:rsid w:val="007A076F"/>
    <w:rsid w:val="007A0978"/>
    <w:rsid w:val="007A0C0B"/>
    <w:rsid w:val="007A197C"/>
    <w:rsid w:val="007A1BE6"/>
    <w:rsid w:val="007A2212"/>
    <w:rsid w:val="007A278F"/>
    <w:rsid w:val="007A2BB7"/>
    <w:rsid w:val="007A2FF5"/>
    <w:rsid w:val="007A35F4"/>
    <w:rsid w:val="007A3607"/>
    <w:rsid w:val="007A375F"/>
    <w:rsid w:val="007A3B4E"/>
    <w:rsid w:val="007A4471"/>
    <w:rsid w:val="007A456F"/>
    <w:rsid w:val="007A509F"/>
    <w:rsid w:val="007A5B7F"/>
    <w:rsid w:val="007A61A8"/>
    <w:rsid w:val="007A6972"/>
    <w:rsid w:val="007A6F21"/>
    <w:rsid w:val="007A712D"/>
    <w:rsid w:val="007B05DE"/>
    <w:rsid w:val="007B29A9"/>
    <w:rsid w:val="007B2E46"/>
    <w:rsid w:val="007B38B4"/>
    <w:rsid w:val="007B416E"/>
    <w:rsid w:val="007B4913"/>
    <w:rsid w:val="007B4AD1"/>
    <w:rsid w:val="007B5380"/>
    <w:rsid w:val="007B556F"/>
    <w:rsid w:val="007B58FE"/>
    <w:rsid w:val="007B5AFC"/>
    <w:rsid w:val="007B6619"/>
    <w:rsid w:val="007B708E"/>
    <w:rsid w:val="007B7D2B"/>
    <w:rsid w:val="007B7E49"/>
    <w:rsid w:val="007C0240"/>
    <w:rsid w:val="007C04D4"/>
    <w:rsid w:val="007C07AF"/>
    <w:rsid w:val="007C0CDC"/>
    <w:rsid w:val="007C0DF1"/>
    <w:rsid w:val="007C16EE"/>
    <w:rsid w:val="007C1901"/>
    <w:rsid w:val="007C1A6D"/>
    <w:rsid w:val="007C1A9A"/>
    <w:rsid w:val="007C1C0D"/>
    <w:rsid w:val="007C1F8F"/>
    <w:rsid w:val="007C1FB4"/>
    <w:rsid w:val="007C23F4"/>
    <w:rsid w:val="007C248D"/>
    <w:rsid w:val="007C2B50"/>
    <w:rsid w:val="007C2C33"/>
    <w:rsid w:val="007C2D8F"/>
    <w:rsid w:val="007C3127"/>
    <w:rsid w:val="007C3498"/>
    <w:rsid w:val="007C3D6E"/>
    <w:rsid w:val="007C4606"/>
    <w:rsid w:val="007C4678"/>
    <w:rsid w:val="007C481F"/>
    <w:rsid w:val="007C4BDD"/>
    <w:rsid w:val="007C501C"/>
    <w:rsid w:val="007C5836"/>
    <w:rsid w:val="007C62F3"/>
    <w:rsid w:val="007C6877"/>
    <w:rsid w:val="007C6D6E"/>
    <w:rsid w:val="007C7888"/>
    <w:rsid w:val="007C78AE"/>
    <w:rsid w:val="007C7B8C"/>
    <w:rsid w:val="007D0042"/>
    <w:rsid w:val="007D028C"/>
    <w:rsid w:val="007D0B30"/>
    <w:rsid w:val="007D0EDB"/>
    <w:rsid w:val="007D13B0"/>
    <w:rsid w:val="007D1481"/>
    <w:rsid w:val="007D1647"/>
    <w:rsid w:val="007D180B"/>
    <w:rsid w:val="007D19AE"/>
    <w:rsid w:val="007D1EC8"/>
    <w:rsid w:val="007D20B6"/>
    <w:rsid w:val="007D2559"/>
    <w:rsid w:val="007D2A9F"/>
    <w:rsid w:val="007D2CEB"/>
    <w:rsid w:val="007D33A5"/>
    <w:rsid w:val="007D37D6"/>
    <w:rsid w:val="007D3A1D"/>
    <w:rsid w:val="007D3A68"/>
    <w:rsid w:val="007D3D0C"/>
    <w:rsid w:val="007D3EA4"/>
    <w:rsid w:val="007D4428"/>
    <w:rsid w:val="007D45AD"/>
    <w:rsid w:val="007D49FB"/>
    <w:rsid w:val="007D4B4C"/>
    <w:rsid w:val="007D540A"/>
    <w:rsid w:val="007D558B"/>
    <w:rsid w:val="007D5610"/>
    <w:rsid w:val="007D562B"/>
    <w:rsid w:val="007D5EF5"/>
    <w:rsid w:val="007D66FA"/>
    <w:rsid w:val="007D6BCF"/>
    <w:rsid w:val="007E04CB"/>
    <w:rsid w:val="007E0501"/>
    <w:rsid w:val="007E1A6B"/>
    <w:rsid w:val="007E2423"/>
    <w:rsid w:val="007E2597"/>
    <w:rsid w:val="007E2E45"/>
    <w:rsid w:val="007E3544"/>
    <w:rsid w:val="007E435C"/>
    <w:rsid w:val="007E4B08"/>
    <w:rsid w:val="007E4E02"/>
    <w:rsid w:val="007E618B"/>
    <w:rsid w:val="007E7066"/>
    <w:rsid w:val="007E72D2"/>
    <w:rsid w:val="007E7A97"/>
    <w:rsid w:val="007E7E1C"/>
    <w:rsid w:val="007E7FEE"/>
    <w:rsid w:val="007F04FD"/>
    <w:rsid w:val="007F0B99"/>
    <w:rsid w:val="007F0CEF"/>
    <w:rsid w:val="007F1026"/>
    <w:rsid w:val="007F1120"/>
    <w:rsid w:val="007F1F8B"/>
    <w:rsid w:val="007F285D"/>
    <w:rsid w:val="007F3C93"/>
    <w:rsid w:val="007F536C"/>
    <w:rsid w:val="007F55DD"/>
    <w:rsid w:val="007F6090"/>
    <w:rsid w:val="007F60EE"/>
    <w:rsid w:val="007F6178"/>
    <w:rsid w:val="007F6203"/>
    <w:rsid w:val="007F6BE2"/>
    <w:rsid w:val="007F7758"/>
    <w:rsid w:val="007F7D29"/>
    <w:rsid w:val="007F7EBD"/>
    <w:rsid w:val="008007D9"/>
    <w:rsid w:val="00800AA9"/>
    <w:rsid w:val="008010F2"/>
    <w:rsid w:val="00801B2A"/>
    <w:rsid w:val="00802362"/>
    <w:rsid w:val="008031B4"/>
    <w:rsid w:val="0080331C"/>
    <w:rsid w:val="0080342D"/>
    <w:rsid w:val="00803D01"/>
    <w:rsid w:val="0080424C"/>
    <w:rsid w:val="0080435E"/>
    <w:rsid w:val="00804583"/>
    <w:rsid w:val="008048B5"/>
    <w:rsid w:val="0080535F"/>
    <w:rsid w:val="00805991"/>
    <w:rsid w:val="008060E9"/>
    <w:rsid w:val="00806533"/>
    <w:rsid w:val="0080662D"/>
    <w:rsid w:val="00806BBD"/>
    <w:rsid w:val="00806F80"/>
    <w:rsid w:val="008074AD"/>
    <w:rsid w:val="008079B0"/>
    <w:rsid w:val="00807C39"/>
    <w:rsid w:val="00807F41"/>
    <w:rsid w:val="00811972"/>
    <w:rsid w:val="00811B55"/>
    <w:rsid w:val="00811F24"/>
    <w:rsid w:val="00812573"/>
    <w:rsid w:val="00812CA7"/>
    <w:rsid w:val="00812F33"/>
    <w:rsid w:val="0081370A"/>
    <w:rsid w:val="00813BA9"/>
    <w:rsid w:val="008144A0"/>
    <w:rsid w:val="008150A8"/>
    <w:rsid w:val="0081513E"/>
    <w:rsid w:val="0081532C"/>
    <w:rsid w:val="00815C1D"/>
    <w:rsid w:val="00815ECE"/>
    <w:rsid w:val="00816430"/>
    <w:rsid w:val="008172F1"/>
    <w:rsid w:val="00817621"/>
    <w:rsid w:val="008177B5"/>
    <w:rsid w:val="00817E47"/>
    <w:rsid w:val="00820376"/>
    <w:rsid w:val="008207AB"/>
    <w:rsid w:val="00820B32"/>
    <w:rsid w:val="00820D68"/>
    <w:rsid w:val="008212F3"/>
    <w:rsid w:val="00821343"/>
    <w:rsid w:val="008219DD"/>
    <w:rsid w:val="00821B53"/>
    <w:rsid w:val="00821C4C"/>
    <w:rsid w:val="008231D8"/>
    <w:rsid w:val="00823AB2"/>
    <w:rsid w:val="008242AB"/>
    <w:rsid w:val="00824C1E"/>
    <w:rsid w:val="00824C3D"/>
    <w:rsid w:val="00824DE3"/>
    <w:rsid w:val="00826188"/>
    <w:rsid w:val="00826645"/>
    <w:rsid w:val="008266A6"/>
    <w:rsid w:val="008266D8"/>
    <w:rsid w:val="00827138"/>
    <w:rsid w:val="00827403"/>
    <w:rsid w:val="008277FE"/>
    <w:rsid w:val="008278DE"/>
    <w:rsid w:val="00830149"/>
    <w:rsid w:val="0083017D"/>
    <w:rsid w:val="00830873"/>
    <w:rsid w:val="008315DC"/>
    <w:rsid w:val="008316CA"/>
    <w:rsid w:val="00831D00"/>
    <w:rsid w:val="008322D6"/>
    <w:rsid w:val="00833628"/>
    <w:rsid w:val="00834045"/>
    <w:rsid w:val="008340DB"/>
    <w:rsid w:val="008344CE"/>
    <w:rsid w:val="00835361"/>
    <w:rsid w:val="00835E3C"/>
    <w:rsid w:val="00836821"/>
    <w:rsid w:val="00836BDC"/>
    <w:rsid w:val="00836CF2"/>
    <w:rsid w:val="0083726B"/>
    <w:rsid w:val="00837FA0"/>
    <w:rsid w:val="0084015B"/>
    <w:rsid w:val="00840561"/>
    <w:rsid w:val="008406F0"/>
    <w:rsid w:val="00840782"/>
    <w:rsid w:val="00840FB0"/>
    <w:rsid w:val="008411D2"/>
    <w:rsid w:val="008411D8"/>
    <w:rsid w:val="008419FC"/>
    <w:rsid w:val="00842CE3"/>
    <w:rsid w:val="00842E9B"/>
    <w:rsid w:val="0084316B"/>
    <w:rsid w:val="008433D0"/>
    <w:rsid w:val="00843A47"/>
    <w:rsid w:val="00844090"/>
    <w:rsid w:val="00844091"/>
    <w:rsid w:val="00845186"/>
    <w:rsid w:val="0084529A"/>
    <w:rsid w:val="0084532E"/>
    <w:rsid w:val="0084544E"/>
    <w:rsid w:val="008454F4"/>
    <w:rsid w:val="00845A70"/>
    <w:rsid w:val="00845C57"/>
    <w:rsid w:val="008461FC"/>
    <w:rsid w:val="0084648F"/>
    <w:rsid w:val="00847001"/>
    <w:rsid w:val="0084709A"/>
    <w:rsid w:val="008473A5"/>
    <w:rsid w:val="008478F4"/>
    <w:rsid w:val="00847947"/>
    <w:rsid w:val="008479C0"/>
    <w:rsid w:val="00850295"/>
    <w:rsid w:val="0085060E"/>
    <w:rsid w:val="008506EA"/>
    <w:rsid w:val="00850794"/>
    <w:rsid w:val="008517E9"/>
    <w:rsid w:val="00851A75"/>
    <w:rsid w:val="008522C4"/>
    <w:rsid w:val="00852427"/>
    <w:rsid w:val="00852605"/>
    <w:rsid w:val="00852D1A"/>
    <w:rsid w:val="00853848"/>
    <w:rsid w:val="00853A70"/>
    <w:rsid w:val="00853BDC"/>
    <w:rsid w:val="00853EA5"/>
    <w:rsid w:val="00853F47"/>
    <w:rsid w:val="0085431C"/>
    <w:rsid w:val="00854754"/>
    <w:rsid w:val="00854879"/>
    <w:rsid w:val="008548E8"/>
    <w:rsid w:val="00854AC3"/>
    <w:rsid w:val="00854E78"/>
    <w:rsid w:val="00855F7D"/>
    <w:rsid w:val="0085673A"/>
    <w:rsid w:val="00856D5F"/>
    <w:rsid w:val="008570D5"/>
    <w:rsid w:val="0085729C"/>
    <w:rsid w:val="00857AB0"/>
    <w:rsid w:val="00857C4F"/>
    <w:rsid w:val="00860257"/>
    <w:rsid w:val="00860A86"/>
    <w:rsid w:val="00861FBE"/>
    <w:rsid w:val="0086251F"/>
    <w:rsid w:val="00862A37"/>
    <w:rsid w:val="00862ADE"/>
    <w:rsid w:val="00862B26"/>
    <w:rsid w:val="00862F44"/>
    <w:rsid w:val="00863030"/>
    <w:rsid w:val="0086311C"/>
    <w:rsid w:val="00863468"/>
    <w:rsid w:val="00863485"/>
    <w:rsid w:val="00863553"/>
    <w:rsid w:val="00863D8E"/>
    <w:rsid w:val="00864160"/>
    <w:rsid w:val="00864774"/>
    <w:rsid w:val="008647D7"/>
    <w:rsid w:val="00864B0D"/>
    <w:rsid w:val="00864B58"/>
    <w:rsid w:val="00864BB0"/>
    <w:rsid w:val="008652B1"/>
    <w:rsid w:val="008657B5"/>
    <w:rsid w:val="00865BAA"/>
    <w:rsid w:val="00865D57"/>
    <w:rsid w:val="00866369"/>
    <w:rsid w:val="008665BF"/>
    <w:rsid w:val="00866B8E"/>
    <w:rsid w:val="0086745F"/>
    <w:rsid w:val="0086775F"/>
    <w:rsid w:val="008677C0"/>
    <w:rsid w:val="00867F11"/>
    <w:rsid w:val="00870D2A"/>
    <w:rsid w:val="00871066"/>
    <w:rsid w:val="00871F50"/>
    <w:rsid w:val="00871F86"/>
    <w:rsid w:val="00872139"/>
    <w:rsid w:val="008722D8"/>
    <w:rsid w:val="008727B0"/>
    <w:rsid w:val="0087334E"/>
    <w:rsid w:val="00874073"/>
    <w:rsid w:val="008740C3"/>
    <w:rsid w:val="00874200"/>
    <w:rsid w:val="0087454A"/>
    <w:rsid w:val="008746F2"/>
    <w:rsid w:val="008747B8"/>
    <w:rsid w:val="0087489F"/>
    <w:rsid w:val="00874DE9"/>
    <w:rsid w:val="0087510E"/>
    <w:rsid w:val="0087536D"/>
    <w:rsid w:val="00875746"/>
    <w:rsid w:val="00876280"/>
    <w:rsid w:val="0087647C"/>
    <w:rsid w:val="00876740"/>
    <w:rsid w:val="008767F4"/>
    <w:rsid w:val="00876947"/>
    <w:rsid w:val="00876F8E"/>
    <w:rsid w:val="00877323"/>
    <w:rsid w:val="00877486"/>
    <w:rsid w:val="0087768F"/>
    <w:rsid w:val="00877A36"/>
    <w:rsid w:val="00877B04"/>
    <w:rsid w:val="00877EAE"/>
    <w:rsid w:val="00880174"/>
    <w:rsid w:val="00880FD1"/>
    <w:rsid w:val="00881252"/>
    <w:rsid w:val="00881BDC"/>
    <w:rsid w:val="00881DF7"/>
    <w:rsid w:val="00882682"/>
    <w:rsid w:val="008827FF"/>
    <w:rsid w:val="00882CBD"/>
    <w:rsid w:val="00883106"/>
    <w:rsid w:val="00883139"/>
    <w:rsid w:val="008833DB"/>
    <w:rsid w:val="008839E8"/>
    <w:rsid w:val="00883DD2"/>
    <w:rsid w:val="00883F0D"/>
    <w:rsid w:val="00883F40"/>
    <w:rsid w:val="00884EA1"/>
    <w:rsid w:val="0088510A"/>
    <w:rsid w:val="0088578D"/>
    <w:rsid w:val="00885A01"/>
    <w:rsid w:val="00885B72"/>
    <w:rsid w:val="00885FD7"/>
    <w:rsid w:val="0088636A"/>
    <w:rsid w:val="0088691F"/>
    <w:rsid w:val="0088741C"/>
    <w:rsid w:val="008875C5"/>
    <w:rsid w:val="00887989"/>
    <w:rsid w:val="008879A4"/>
    <w:rsid w:val="00887D91"/>
    <w:rsid w:val="00887DA0"/>
    <w:rsid w:val="0089025F"/>
    <w:rsid w:val="00890631"/>
    <w:rsid w:val="00890A2C"/>
    <w:rsid w:val="00890AA2"/>
    <w:rsid w:val="00890FED"/>
    <w:rsid w:val="008914DD"/>
    <w:rsid w:val="00891B83"/>
    <w:rsid w:val="0089215F"/>
    <w:rsid w:val="008927E2"/>
    <w:rsid w:val="00892C4D"/>
    <w:rsid w:val="00892E62"/>
    <w:rsid w:val="00893026"/>
    <w:rsid w:val="008934E1"/>
    <w:rsid w:val="00893532"/>
    <w:rsid w:val="008935BA"/>
    <w:rsid w:val="008938AB"/>
    <w:rsid w:val="00894357"/>
    <w:rsid w:val="00894EAC"/>
    <w:rsid w:val="00895287"/>
    <w:rsid w:val="0089631A"/>
    <w:rsid w:val="00896393"/>
    <w:rsid w:val="0089690C"/>
    <w:rsid w:val="008969A2"/>
    <w:rsid w:val="00896DC0"/>
    <w:rsid w:val="0089741A"/>
    <w:rsid w:val="00897567"/>
    <w:rsid w:val="00897636"/>
    <w:rsid w:val="00897E70"/>
    <w:rsid w:val="008A065D"/>
    <w:rsid w:val="008A0DC4"/>
    <w:rsid w:val="008A19BD"/>
    <w:rsid w:val="008A37DA"/>
    <w:rsid w:val="008A38DF"/>
    <w:rsid w:val="008A3AC1"/>
    <w:rsid w:val="008A3D62"/>
    <w:rsid w:val="008A3E7A"/>
    <w:rsid w:val="008A423D"/>
    <w:rsid w:val="008A4725"/>
    <w:rsid w:val="008A4F60"/>
    <w:rsid w:val="008A6469"/>
    <w:rsid w:val="008A6FF4"/>
    <w:rsid w:val="008A7C55"/>
    <w:rsid w:val="008B042E"/>
    <w:rsid w:val="008B05B1"/>
    <w:rsid w:val="008B061B"/>
    <w:rsid w:val="008B0AD1"/>
    <w:rsid w:val="008B0E88"/>
    <w:rsid w:val="008B30CF"/>
    <w:rsid w:val="008B3938"/>
    <w:rsid w:val="008B433A"/>
    <w:rsid w:val="008B48E3"/>
    <w:rsid w:val="008B493C"/>
    <w:rsid w:val="008B503F"/>
    <w:rsid w:val="008B57CC"/>
    <w:rsid w:val="008B6596"/>
    <w:rsid w:val="008B6BFE"/>
    <w:rsid w:val="008B7A09"/>
    <w:rsid w:val="008B7CAB"/>
    <w:rsid w:val="008C03A8"/>
    <w:rsid w:val="008C0F25"/>
    <w:rsid w:val="008C16ED"/>
    <w:rsid w:val="008C1AB7"/>
    <w:rsid w:val="008C1D46"/>
    <w:rsid w:val="008C1F56"/>
    <w:rsid w:val="008C253E"/>
    <w:rsid w:val="008C28EB"/>
    <w:rsid w:val="008C2CB9"/>
    <w:rsid w:val="008C2CE0"/>
    <w:rsid w:val="008C30F2"/>
    <w:rsid w:val="008C31D8"/>
    <w:rsid w:val="008C33EF"/>
    <w:rsid w:val="008C3915"/>
    <w:rsid w:val="008C3B62"/>
    <w:rsid w:val="008C459B"/>
    <w:rsid w:val="008C4A05"/>
    <w:rsid w:val="008C52AB"/>
    <w:rsid w:val="008C533A"/>
    <w:rsid w:val="008C59F2"/>
    <w:rsid w:val="008C5A56"/>
    <w:rsid w:val="008C5E03"/>
    <w:rsid w:val="008C6AB7"/>
    <w:rsid w:val="008C6D02"/>
    <w:rsid w:val="008C7413"/>
    <w:rsid w:val="008C76E7"/>
    <w:rsid w:val="008C793B"/>
    <w:rsid w:val="008C7DE3"/>
    <w:rsid w:val="008C7E0D"/>
    <w:rsid w:val="008D0242"/>
    <w:rsid w:val="008D04DE"/>
    <w:rsid w:val="008D0554"/>
    <w:rsid w:val="008D082D"/>
    <w:rsid w:val="008D0A12"/>
    <w:rsid w:val="008D0F9F"/>
    <w:rsid w:val="008D1985"/>
    <w:rsid w:val="008D1D1A"/>
    <w:rsid w:val="008D3358"/>
    <w:rsid w:val="008D3B5D"/>
    <w:rsid w:val="008D4427"/>
    <w:rsid w:val="008D445B"/>
    <w:rsid w:val="008D4B03"/>
    <w:rsid w:val="008D4E27"/>
    <w:rsid w:val="008D5746"/>
    <w:rsid w:val="008D614E"/>
    <w:rsid w:val="008D62BA"/>
    <w:rsid w:val="008D7063"/>
    <w:rsid w:val="008D706E"/>
    <w:rsid w:val="008D714E"/>
    <w:rsid w:val="008D78C7"/>
    <w:rsid w:val="008D7BE3"/>
    <w:rsid w:val="008E12CF"/>
    <w:rsid w:val="008E13BC"/>
    <w:rsid w:val="008E159B"/>
    <w:rsid w:val="008E1772"/>
    <w:rsid w:val="008E1AF7"/>
    <w:rsid w:val="008E2AA9"/>
    <w:rsid w:val="008E2F9C"/>
    <w:rsid w:val="008E31EA"/>
    <w:rsid w:val="008E3608"/>
    <w:rsid w:val="008E3B70"/>
    <w:rsid w:val="008E3E23"/>
    <w:rsid w:val="008E4139"/>
    <w:rsid w:val="008E4C1B"/>
    <w:rsid w:val="008E4F97"/>
    <w:rsid w:val="008E5485"/>
    <w:rsid w:val="008E59FE"/>
    <w:rsid w:val="008E5F27"/>
    <w:rsid w:val="008E5F7C"/>
    <w:rsid w:val="008E66CA"/>
    <w:rsid w:val="008E6ACD"/>
    <w:rsid w:val="008E728C"/>
    <w:rsid w:val="008E78C3"/>
    <w:rsid w:val="008F01E6"/>
    <w:rsid w:val="008F0273"/>
    <w:rsid w:val="008F07A8"/>
    <w:rsid w:val="008F0BC9"/>
    <w:rsid w:val="008F1B93"/>
    <w:rsid w:val="008F1E3B"/>
    <w:rsid w:val="008F21B9"/>
    <w:rsid w:val="008F2683"/>
    <w:rsid w:val="008F2749"/>
    <w:rsid w:val="008F2C0A"/>
    <w:rsid w:val="008F2C85"/>
    <w:rsid w:val="008F2F0B"/>
    <w:rsid w:val="008F3D41"/>
    <w:rsid w:val="008F3EE9"/>
    <w:rsid w:val="008F418A"/>
    <w:rsid w:val="008F4620"/>
    <w:rsid w:val="008F48DE"/>
    <w:rsid w:val="008F4D3E"/>
    <w:rsid w:val="008F5296"/>
    <w:rsid w:val="008F58F6"/>
    <w:rsid w:val="008F5ADD"/>
    <w:rsid w:val="008F6422"/>
    <w:rsid w:val="008F7512"/>
    <w:rsid w:val="008F7634"/>
    <w:rsid w:val="008F78A3"/>
    <w:rsid w:val="008F7A3E"/>
    <w:rsid w:val="008F7BBC"/>
    <w:rsid w:val="008F7DA2"/>
    <w:rsid w:val="008F7FA4"/>
    <w:rsid w:val="009000C3"/>
    <w:rsid w:val="009003E9"/>
    <w:rsid w:val="00900479"/>
    <w:rsid w:val="009007E5"/>
    <w:rsid w:val="00900856"/>
    <w:rsid w:val="00900EAD"/>
    <w:rsid w:val="009011AD"/>
    <w:rsid w:val="009016A5"/>
    <w:rsid w:val="00901822"/>
    <w:rsid w:val="00902311"/>
    <w:rsid w:val="009027A9"/>
    <w:rsid w:val="0090316F"/>
    <w:rsid w:val="009035FA"/>
    <w:rsid w:val="00903936"/>
    <w:rsid w:val="00903B09"/>
    <w:rsid w:val="00903C6F"/>
    <w:rsid w:val="0090414F"/>
    <w:rsid w:val="00904643"/>
    <w:rsid w:val="00904C6B"/>
    <w:rsid w:val="00905454"/>
    <w:rsid w:val="00905923"/>
    <w:rsid w:val="00905B35"/>
    <w:rsid w:val="00905E55"/>
    <w:rsid w:val="00906174"/>
    <w:rsid w:val="00906539"/>
    <w:rsid w:val="0090676D"/>
    <w:rsid w:val="00906999"/>
    <w:rsid w:val="00906A64"/>
    <w:rsid w:val="00906ACF"/>
    <w:rsid w:val="00906D0A"/>
    <w:rsid w:val="00907463"/>
    <w:rsid w:val="00907753"/>
    <w:rsid w:val="009077B2"/>
    <w:rsid w:val="00907B21"/>
    <w:rsid w:val="00910BBC"/>
    <w:rsid w:val="0091142E"/>
    <w:rsid w:val="00911C5F"/>
    <w:rsid w:val="00911E20"/>
    <w:rsid w:val="00911F39"/>
    <w:rsid w:val="00913989"/>
    <w:rsid w:val="00914B4B"/>
    <w:rsid w:val="0091551C"/>
    <w:rsid w:val="009159F1"/>
    <w:rsid w:val="00915C50"/>
    <w:rsid w:val="00915E7C"/>
    <w:rsid w:val="009160A9"/>
    <w:rsid w:val="009161D0"/>
    <w:rsid w:val="00916374"/>
    <w:rsid w:val="00916B47"/>
    <w:rsid w:val="00916D2F"/>
    <w:rsid w:val="0091713E"/>
    <w:rsid w:val="009178BD"/>
    <w:rsid w:val="009203A7"/>
    <w:rsid w:val="00920CDB"/>
    <w:rsid w:val="00921756"/>
    <w:rsid w:val="0092262B"/>
    <w:rsid w:val="00922C2C"/>
    <w:rsid w:val="00922D21"/>
    <w:rsid w:val="009234DC"/>
    <w:rsid w:val="009235D2"/>
    <w:rsid w:val="00923ACD"/>
    <w:rsid w:val="00924F9C"/>
    <w:rsid w:val="00924FAD"/>
    <w:rsid w:val="00924FD5"/>
    <w:rsid w:val="00925C19"/>
    <w:rsid w:val="00926081"/>
    <w:rsid w:val="0092609F"/>
    <w:rsid w:val="00926257"/>
    <w:rsid w:val="009263E4"/>
    <w:rsid w:val="009265E2"/>
    <w:rsid w:val="009268E9"/>
    <w:rsid w:val="00926EEE"/>
    <w:rsid w:val="00927990"/>
    <w:rsid w:val="00927EB3"/>
    <w:rsid w:val="00927FDA"/>
    <w:rsid w:val="00930D8F"/>
    <w:rsid w:val="0093144F"/>
    <w:rsid w:val="00931950"/>
    <w:rsid w:val="00931C70"/>
    <w:rsid w:val="00932BF3"/>
    <w:rsid w:val="00933184"/>
    <w:rsid w:val="009338B2"/>
    <w:rsid w:val="0093395C"/>
    <w:rsid w:val="00933B90"/>
    <w:rsid w:val="00933BB3"/>
    <w:rsid w:val="009347C0"/>
    <w:rsid w:val="0093482C"/>
    <w:rsid w:val="00935510"/>
    <w:rsid w:val="009358CD"/>
    <w:rsid w:val="00935D47"/>
    <w:rsid w:val="00936335"/>
    <w:rsid w:val="0093661A"/>
    <w:rsid w:val="0093673A"/>
    <w:rsid w:val="00936CAB"/>
    <w:rsid w:val="009373D6"/>
    <w:rsid w:val="00937DC5"/>
    <w:rsid w:val="00940082"/>
    <w:rsid w:val="00940642"/>
    <w:rsid w:val="009411F1"/>
    <w:rsid w:val="009416FF"/>
    <w:rsid w:val="009423FE"/>
    <w:rsid w:val="0094247F"/>
    <w:rsid w:val="00942861"/>
    <w:rsid w:val="00942DDF"/>
    <w:rsid w:val="00943381"/>
    <w:rsid w:val="00943605"/>
    <w:rsid w:val="00943C86"/>
    <w:rsid w:val="00943E96"/>
    <w:rsid w:val="00943EDD"/>
    <w:rsid w:val="00943F9D"/>
    <w:rsid w:val="009442A0"/>
    <w:rsid w:val="009447CB"/>
    <w:rsid w:val="00945026"/>
    <w:rsid w:val="00945959"/>
    <w:rsid w:val="00946429"/>
    <w:rsid w:val="00946FB5"/>
    <w:rsid w:val="00947501"/>
    <w:rsid w:val="00947636"/>
    <w:rsid w:val="00950743"/>
    <w:rsid w:val="0095097C"/>
    <w:rsid w:val="00950A3E"/>
    <w:rsid w:val="00950E85"/>
    <w:rsid w:val="0095104A"/>
    <w:rsid w:val="00951442"/>
    <w:rsid w:val="00951633"/>
    <w:rsid w:val="00951E06"/>
    <w:rsid w:val="00952595"/>
    <w:rsid w:val="00952EC5"/>
    <w:rsid w:val="0095356B"/>
    <w:rsid w:val="009538B6"/>
    <w:rsid w:val="009539AA"/>
    <w:rsid w:val="00953B86"/>
    <w:rsid w:val="00953FE6"/>
    <w:rsid w:val="00954A52"/>
    <w:rsid w:val="00954AE0"/>
    <w:rsid w:val="00954D95"/>
    <w:rsid w:val="00954FD8"/>
    <w:rsid w:val="0095531D"/>
    <w:rsid w:val="00956A28"/>
    <w:rsid w:val="00956BB8"/>
    <w:rsid w:val="009573EE"/>
    <w:rsid w:val="009576F8"/>
    <w:rsid w:val="009577B5"/>
    <w:rsid w:val="00960249"/>
    <w:rsid w:val="009602B6"/>
    <w:rsid w:val="00960328"/>
    <w:rsid w:val="00961123"/>
    <w:rsid w:val="00961458"/>
    <w:rsid w:val="00962464"/>
    <w:rsid w:val="00962C6C"/>
    <w:rsid w:val="0096398B"/>
    <w:rsid w:val="00963A73"/>
    <w:rsid w:val="00963C9A"/>
    <w:rsid w:val="0096442D"/>
    <w:rsid w:val="00964647"/>
    <w:rsid w:val="00964B58"/>
    <w:rsid w:val="00964B7B"/>
    <w:rsid w:val="00964BB4"/>
    <w:rsid w:val="00964FF1"/>
    <w:rsid w:val="0096535A"/>
    <w:rsid w:val="0096604F"/>
    <w:rsid w:val="00966216"/>
    <w:rsid w:val="009668D9"/>
    <w:rsid w:val="00966FBF"/>
    <w:rsid w:val="009678CA"/>
    <w:rsid w:val="00967EF7"/>
    <w:rsid w:val="0097000E"/>
    <w:rsid w:val="0097109C"/>
    <w:rsid w:val="0097132B"/>
    <w:rsid w:val="009716C9"/>
    <w:rsid w:val="00971AAF"/>
    <w:rsid w:val="00971B9F"/>
    <w:rsid w:val="00972008"/>
    <w:rsid w:val="0097202D"/>
    <w:rsid w:val="00972916"/>
    <w:rsid w:val="00972A49"/>
    <w:rsid w:val="00973316"/>
    <w:rsid w:val="00973E70"/>
    <w:rsid w:val="0097474E"/>
    <w:rsid w:val="00974E23"/>
    <w:rsid w:val="00975021"/>
    <w:rsid w:val="00975074"/>
    <w:rsid w:val="00975200"/>
    <w:rsid w:val="0097623A"/>
    <w:rsid w:val="0097626A"/>
    <w:rsid w:val="00976C2A"/>
    <w:rsid w:val="00976C4D"/>
    <w:rsid w:val="00977D18"/>
    <w:rsid w:val="00980B02"/>
    <w:rsid w:val="00980D98"/>
    <w:rsid w:val="009817E2"/>
    <w:rsid w:val="00982159"/>
    <w:rsid w:val="00982BF6"/>
    <w:rsid w:val="00983D6F"/>
    <w:rsid w:val="00984094"/>
    <w:rsid w:val="00984DF6"/>
    <w:rsid w:val="00985D65"/>
    <w:rsid w:val="00986088"/>
    <w:rsid w:val="0098649C"/>
    <w:rsid w:val="00986AEE"/>
    <w:rsid w:val="00986E6C"/>
    <w:rsid w:val="0098721C"/>
    <w:rsid w:val="00987833"/>
    <w:rsid w:val="0098787F"/>
    <w:rsid w:val="00987B73"/>
    <w:rsid w:val="00987DEA"/>
    <w:rsid w:val="0099018F"/>
    <w:rsid w:val="009909D6"/>
    <w:rsid w:val="009912E3"/>
    <w:rsid w:val="009918F0"/>
    <w:rsid w:val="009918F1"/>
    <w:rsid w:val="00991931"/>
    <w:rsid w:val="0099409F"/>
    <w:rsid w:val="0099432C"/>
    <w:rsid w:val="00994698"/>
    <w:rsid w:val="00994D1E"/>
    <w:rsid w:val="00994F5F"/>
    <w:rsid w:val="0099519D"/>
    <w:rsid w:val="00995262"/>
    <w:rsid w:val="00995A92"/>
    <w:rsid w:val="00995C79"/>
    <w:rsid w:val="00996098"/>
    <w:rsid w:val="0099690E"/>
    <w:rsid w:val="009969D7"/>
    <w:rsid w:val="00996C88"/>
    <w:rsid w:val="0099702F"/>
    <w:rsid w:val="0099732D"/>
    <w:rsid w:val="009A0A61"/>
    <w:rsid w:val="009A0E51"/>
    <w:rsid w:val="009A1415"/>
    <w:rsid w:val="009A1837"/>
    <w:rsid w:val="009A2176"/>
    <w:rsid w:val="009A260E"/>
    <w:rsid w:val="009A3027"/>
    <w:rsid w:val="009A4E81"/>
    <w:rsid w:val="009A5EE0"/>
    <w:rsid w:val="009A6200"/>
    <w:rsid w:val="009A63AD"/>
    <w:rsid w:val="009A6C09"/>
    <w:rsid w:val="009A6C7F"/>
    <w:rsid w:val="009A721D"/>
    <w:rsid w:val="009A7669"/>
    <w:rsid w:val="009A778E"/>
    <w:rsid w:val="009B0289"/>
    <w:rsid w:val="009B09A5"/>
    <w:rsid w:val="009B0AF7"/>
    <w:rsid w:val="009B0D3A"/>
    <w:rsid w:val="009B0E07"/>
    <w:rsid w:val="009B1335"/>
    <w:rsid w:val="009B191D"/>
    <w:rsid w:val="009B1CC1"/>
    <w:rsid w:val="009B1FFF"/>
    <w:rsid w:val="009B2194"/>
    <w:rsid w:val="009B2551"/>
    <w:rsid w:val="009B275B"/>
    <w:rsid w:val="009B285B"/>
    <w:rsid w:val="009B2E80"/>
    <w:rsid w:val="009B3153"/>
    <w:rsid w:val="009B3561"/>
    <w:rsid w:val="009B3617"/>
    <w:rsid w:val="009B3644"/>
    <w:rsid w:val="009B3902"/>
    <w:rsid w:val="009B39ED"/>
    <w:rsid w:val="009B3E56"/>
    <w:rsid w:val="009B3FDD"/>
    <w:rsid w:val="009B4062"/>
    <w:rsid w:val="009B49D0"/>
    <w:rsid w:val="009B4E41"/>
    <w:rsid w:val="009B54AD"/>
    <w:rsid w:val="009B65A2"/>
    <w:rsid w:val="009B71A6"/>
    <w:rsid w:val="009B7514"/>
    <w:rsid w:val="009B7E59"/>
    <w:rsid w:val="009B7F34"/>
    <w:rsid w:val="009C0483"/>
    <w:rsid w:val="009C0ADA"/>
    <w:rsid w:val="009C0C1B"/>
    <w:rsid w:val="009C0DC7"/>
    <w:rsid w:val="009C1529"/>
    <w:rsid w:val="009C1748"/>
    <w:rsid w:val="009C17EB"/>
    <w:rsid w:val="009C18F5"/>
    <w:rsid w:val="009C202D"/>
    <w:rsid w:val="009C20F3"/>
    <w:rsid w:val="009C3080"/>
    <w:rsid w:val="009C3409"/>
    <w:rsid w:val="009C38F7"/>
    <w:rsid w:val="009C3FEF"/>
    <w:rsid w:val="009C431D"/>
    <w:rsid w:val="009C461A"/>
    <w:rsid w:val="009C4DEA"/>
    <w:rsid w:val="009C5296"/>
    <w:rsid w:val="009C5CB4"/>
    <w:rsid w:val="009C5F07"/>
    <w:rsid w:val="009C5F21"/>
    <w:rsid w:val="009C6538"/>
    <w:rsid w:val="009C710E"/>
    <w:rsid w:val="009C76F1"/>
    <w:rsid w:val="009D03D9"/>
    <w:rsid w:val="009D0537"/>
    <w:rsid w:val="009D0662"/>
    <w:rsid w:val="009D0716"/>
    <w:rsid w:val="009D08D9"/>
    <w:rsid w:val="009D0F5A"/>
    <w:rsid w:val="009D1B44"/>
    <w:rsid w:val="009D1F86"/>
    <w:rsid w:val="009D21BD"/>
    <w:rsid w:val="009D234C"/>
    <w:rsid w:val="009D263E"/>
    <w:rsid w:val="009D327E"/>
    <w:rsid w:val="009D44AD"/>
    <w:rsid w:val="009D47B9"/>
    <w:rsid w:val="009D51FE"/>
    <w:rsid w:val="009D5690"/>
    <w:rsid w:val="009D56A9"/>
    <w:rsid w:val="009D5AFD"/>
    <w:rsid w:val="009D5EEE"/>
    <w:rsid w:val="009D6B89"/>
    <w:rsid w:val="009D75ED"/>
    <w:rsid w:val="009D782B"/>
    <w:rsid w:val="009D7C7D"/>
    <w:rsid w:val="009D7E98"/>
    <w:rsid w:val="009E063E"/>
    <w:rsid w:val="009E070F"/>
    <w:rsid w:val="009E0BC8"/>
    <w:rsid w:val="009E0D35"/>
    <w:rsid w:val="009E0DC7"/>
    <w:rsid w:val="009E0F1F"/>
    <w:rsid w:val="009E1160"/>
    <w:rsid w:val="009E15EE"/>
    <w:rsid w:val="009E1DDC"/>
    <w:rsid w:val="009E1E78"/>
    <w:rsid w:val="009E2CB6"/>
    <w:rsid w:val="009E2DF0"/>
    <w:rsid w:val="009E2F27"/>
    <w:rsid w:val="009E327A"/>
    <w:rsid w:val="009E3333"/>
    <w:rsid w:val="009E3819"/>
    <w:rsid w:val="009E3ED1"/>
    <w:rsid w:val="009E411D"/>
    <w:rsid w:val="009E4164"/>
    <w:rsid w:val="009E4368"/>
    <w:rsid w:val="009E43FA"/>
    <w:rsid w:val="009E461B"/>
    <w:rsid w:val="009E46C3"/>
    <w:rsid w:val="009E4B04"/>
    <w:rsid w:val="009E4B8A"/>
    <w:rsid w:val="009E4C1A"/>
    <w:rsid w:val="009E4DA4"/>
    <w:rsid w:val="009E589B"/>
    <w:rsid w:val="009E5DDB"/>
    <w:rsid w:val="009E6737"/>
    <w:rsid w:val="009E69D5"/>
    <w:rsid w:val="009E6C07"/>
    <w:rsid w:val="009E7172"/>
    <w:rsid w:val="009E7B00"/>
    <w:rsid w:val="009F00FC"/>
    <w:rsid w:val="009F075E"/>
    <w:rsid w:val="009F0812"/>
    <w:rsid w:val="009F0D8B"/>
    <w:rsid w:val="009F1955"/>
    <w:rsid w:val="009F199D"/>
    <w:rsid w:val="009F1EFA"/>
    <w:rsid w:val="009F1F5B"/>
    <w:rsid w:val="009F236A"/>
    <w:rsid w:val="009F27A3"/>
    <w:rsid w:val="009F27B7"/>
    <w:rsid w:val="009F30BA"/>
    <w:rsid w:val="009F3547"/>
    <w:rsid w:val="009F3837"/>
    <w:rsid w:val="009F3E60"/>
    <w:rsid w:val="009F3E6C"/>
    <w:rsid w:val="009F4969"/>
    <w:rsid w:val="009F4DB5"/>
    <w:rsid w:val="009F5036"/>
    <w:rsid w:val="009F5333"/>
    <w:rsid w:val="009F58A5"/>
    <w:rsid w:val="009F5B10"/>
    <w:rsid w:val="009F5C5B"/>
    <w:rsid w:val="009F6042"/>
    <w:rsid w:val="009F686F"/>
    <w:rsid w:val="009F6BE4"/>
    <w:rsid w:val="009F6F4D"/>
    <w:rsid w:val="009F780B"/>
    <w:rsid w:val="009F7DD0"/>
    <w:rsid w:val="00A00051"/>
    <w:rsid w:val="00A019B0"/>
    <w:rsid w:val="00A02331"/>
    <w:rsid w:val="00A02E8B"/>
    <w:rsid w:val="00A03A70"/>
    <w:rsid w:val="00A03B6E"/>
    <w:rsid w:val="00A03D9A"/>
    <w:rsid w:val="00A04065"/>
    <w:rsid w:val="00A049A3"/>
    <w:rsid w:val="00A049AB"/>
    <w:rsid w:val="00A049D5"/>
    <w:rsid w:val="00A0528C"/>
    <w:rsid w:val="00A05673"/>
    <w:rsid w:val="00A0585C"/>
    <w:rsid w:val="00A05B00"/>
    <w:rsid w:val="00A06049"/>
    <w:rsid w:val="00A06242"/>
    <w:rsid w:val="00A063C7"/>
    <w:rsid w:val="00A063D2"/>
    <w:rsid w:val="00A06507"/>
    <w:rsid w:val="00A065FB"/>
    <w:rsid w:val="00A069B6"/>
    <w:rsid w:val="00A06C79"/>
    <w:rsid w:val="00A07221"/>
    <w:rsid w:val="00A073B6"/>
    <w:rsid w:val="00A07CBD"/>
    <w:rsid w:val="00A101FF"/>
    <w:rsid w:val="00A1045B"/>
    <w:rsid w:val="00A10825"/>
    <w:rsid w:val="00A10A75"/>
    <w:rsid w:val="00A10CF6"/>
    <w:rsid w:val="00A10EF3"/>
    <w:rsid w:val="00A11511"/>
    <w:rsid w:val="00A115AE"/>
    <w:rsid w:val="00A1191C"/>
    <w:rsid w:val="00A1198D"/>
    <w:rsid w:val="00A11A54"/>
    <w:rsid w:val="00A11CBF"/>
    <w:rsid w:val="00A11CFF"/>
    <w:rsid w:val="00A1261E"/>
    <w:rsid w:val="00A12A6E"/>
    <w:rsid w:val="00A12F2E"/>
    <w:rsid w:val="00A12F5F"/>
    <w:rsid w:val="00A13033"/>
    <w:rsid w:val="00A1317D"/>
    <w:rsid w:val="00A13294"/>
    <w:rsid w:val="00A13CCD"/>
    <w:rsid w:val="00A14B76"/>
    <w:rsid w:val="00A14C72"/>
    <w:rsid w:val="00A15144"/>
    <w:rsid w:val="00A154E6"/>
    <w:rsid w:val="00A15C9D"/>
    <w:rsid w:val="00A17444"/>
    <w:rsid w:val="00A17787"/>
    <w:rsid w:val="00A17D5B"/>
    <w:rsid w:val="00A17F32"/>
    <w:rsid w:val="00A200C3"/>
    <w:rsid w:val="00A20DF1"/>
    <w:rsid w:val="00A221B1"/>
    <w:rsid w:val="00A2270C"/>
    <w:rsid w:val="00A22FBB"/>
    <w:rsid w:val="00A23A2F"/>
    <w:rsid w:val="00A23AE8"/>
    <w:rsid w:val="00A23F69"/>
    <w:rsid w:val="00A244CA"/>
    <w:rsid w:val="00A24768"/>
    <w:rsid w:val="00A26524"/>
    <w:rsid w:val="00A26EE8"/>
    <w:rsid w:val="00A274EE"/>
    <w:rsid w:val="00A278D6"/>
    <w:rsid w:val="00A27CBC"/>
    <w:rsid w:val="00A27CFD"/>
    <w:rsid w:val="00A30586"/>
    <w:rsid w:val="00A3104B"/>
    <w:rsid w:val="00A3183E"/>
    <w:rsid w:val="00A31EA9"/>
    <w:rsid w:val="00A31F8D"/>
    <w:rsid w:val="00A31F92"/>
    <w:rsid w:val="00A32031"/>
    <w:rsid w:val="00A327F7"/>
    <w:rsid w:val="00A32A72"/>
    <w:rsid w:val="00A32C8C"/>
    <w:rsid w:val="00A32CD7"/>
    <w:rsid w:val="00A3377C"/>
    <w:rsid w:val="00A33827"/>
    <w:rsid w:val="00A339B3"/>
    <w:rsid w:val="00A33A83"/>
    <w:rsid w:val="00A33CB1"/>
    <w:rsid w:val="00A34D3D"/>
    <w:rsid w:val="00A35862"/>
    <w:rsid w:val="00A35CE8"/>
    <w:rsid w:val="00A35D64"/>
    <w:rsid w:val="00A35F97"/>
    <w:rsid w:val="00A367F6"/>
    <w:rsid w:val="00A36BDF"/>
    <w:rsid w:val="00A36CAF"/>
    <w:rsid w:val="00A3734C"/>
    <w:rsid w:val="00A37416"/>
    <w:rsid w:val="00A37F40"/>
    <w:rsid w:val="00A40304"/>
    <w:rsid w:val="00A40313"/>
    <w:rsid w:val="00A4142E"/>
    <w:rsid w:val="00A41826"/>
    <w:rsid w:val="00A418D6"/>
    <w:rsid w:val="00A41FE8"/>
    <w:rsid w:val="00A42655"/>
    <w:rsid w:val="00A431B9"/>
    <w:rsid w:val="00A432CC"/>
    <w:rsid w:val="00A433EB"/>
    <w:rsid w:val="00A446BB"/>
    <w:rsid w:val="00A455F6"/>
    <w:rsid w:val="00A45968"/>
    <w:rsid w:val="00A45E9D"/>
    <w:rsid w:val="00A463C3"/>
    <w:rsid w:val="00A464C8"/>
    <w:rsid w:val="00A46CB5"/>
    <w:rsid w:val="00A46CBD"/>
    <w:rsid w:val="00A46E84"/>
    <w:rsid w:val="00A473F7"/>
    <w:rsid w:val="00A501EA"/>
    <w:rsid w:val="00A50592"/>
    <w:rsid w:val="00A50EF4"/>
    <w:rsid w:val="00A50F65"/>
    <w:rsid w:val="00A517B4"/>
    <w:rsid w:val="00A51E28"/>
    <w:rsid w:val="00A522AC"/>
    <w:rsid w:val="00A530ED"/>
    <w:rsid w:val="00A53225"/>
    <w:rsid w:val="00A53C1C"/>
    <w:rsid w:val="00A54016"/>
    <w:rsid w:val="00A5430D"/>
    <w:rsid w:val="00A572E1"/>
    <w:rsid w:val="00A572E9"/>
    <w:rsid w:val="00A577FA"/>
    <w:rsid w:val="00A579B0"/>
    <w:rsid w:val="00A57A8E"/>
    <w:rsid w:val="00A57BE7"/>
    <w:rsid w:val="00A57F1C"/>
    <w:rsid w:val="00A57FF9"/>
    <w:rsid w:val="00A6006B"/>
    <w:rsid w:val="00A6042F"/>
    <w:rsid w:val="00A6234F"/>
    <w:rsid w:val="00A62411"/>
    <w:rsid w:val="00A6259E"/>
    <w:rsid w:val="00A6272A"/>
    <w:rsid w:val="00A62DC2"/>
    <w:rsid w:val="00A6350A"/>
    <w:rsid w:val="00A6384F"/>
    <w:rsid w:val="00A63B5B"/>
    <w:rsid w:val="00A64034"/>
    <w:rsid w:val="00A642B5"/>
    <w:rsid w:val="00A64B68"/>
    <w:rsid w:val="00A64FFE"/>
    <w:rsid w:val="00A6529A"/>
    <w:rsid w:val="00A65A15"/>
    <w:rsid w:val="00A65B5D"/>
    <w:rsid w:val="00A66020"/>
    <w:rsid w:val="00A66762"/>
    <w:rsid w:val="00A66EC7"/>
    <w:rsid w:val="00A67490"/>
    <w:rsid w:val="00A6771F"/>
    <w:rsid w:val="00A67D00"/>
    <w:rsid w:val="00A67DD8"/>
    <w:rsid w:val="00A701B8"/>
    <w:rsid w:val="00A70373"/>
    <w:rsid w:val="00A71E12"/>
    <w:rsid w:val="00A71E39"/>
    <w:rsid w:val="00A730D0"/>
    <w:rsid w:val="00A73147"/>
    <w:rsid w:val="00A73567"/>
    <w:rsid w:val="00A73CB2"/>
    <w:rsid w:val="00A74746"/>
    <w:rsid w:val="00A75343"/>
    <w:rsid w:val="00A758D1"/>
    <w:rsid w:val="00A75CE3"/>
    <w:rsid w:val="00A761D9"/>
    <w:rsid w:val="00A77213"/>
    <w:rsid w:val="00A7772B"/>
    <w:rsid w:val="00A8068A"/>
    <w:rsid w:val="00A80759"/>
    <w:rsid w:val="00A80D64"/>
    <w:rsid w:val="00A80DED"/>
    <w:rsid w:val="00A8113A"/>
    <w:rsid w:val="00A81577"/>
    <w:rsid w:val="00A81624"/>
    <w:rsid w:val="00A81F18"/>
    <w:rsid w:val="00A83584"/>
    <w:rsid w:val="00A83F5D"/>
    <w:rsid w:val="00A845CF"/>
    <w:rsid w:val="00A84BD8"/>
    <w:rsid w:val="00A84C2A"/>
    <w:rsid w:val="00A84F3E"/>
    <w:rsid w:val="00A860AE"/>
    <w:rsid w:val="00A862CE"/>
    <w:rsid w:val="00A87244"/>
    <w:rsid w:val="00A87871"/>
    <w:rsid w:val="00A90353"/>
    <w:rsid w:val="00A903F8"/>
    <w:rsid w:val="00A90610"/>
    <w:rsid w:val="00A92AE6"/>
    <w:rsid w:val="00A93057"/>
    <w:rsid w:val="00A938E7"/>
    <w:rsid w:val="00A9391D"/>
    <w:rsid w:val="00A955CF"/>
    <w:rsid w:val="00A95DB6"/>
    <w:rsid w:val="00A961BF"/>
    <w:rsid w:val="00A96890"/>
    <w:rsid w:val="00A97193"/>
    <w:rsid w:val="00A97393"/>
    <w:rsid w:val="00A97B77"/>
    <w:rsid w:val="00A97C42"/>
    <w:rsid w:val="00A97F8D"/>
    <w:rsid w:val="00AA0334"/>
    <w:rsid w:val="00AA0A1B"/>
    <w:rsid w:val="00AA0C29"/>
    <w:rsid w:val="00AA13C4"/>
    <w:rsid w:val="00AA1623"/>
    <w:rsid w:val="00AA1AC5"/>
    <w:rsid w:val="00AA1F44"/>
    <w:rsid w:val="00AA1F78"/>
    <w:rsid w:val="00AA28D2"/>
    <w:rsid w:val="00AA3029"/>
    <w:rsid w:val="00AA3461"/>
    <w:rsid w:val="00AA40E7"/>
    <w:rsid w:val="00AA4FD2"/>
    <w:rsid w:val="00AA5165"/>
    <w:rsid w:val="00AA547D"/>
    <w:rsid w:val="00AA5FFF"/>
    <w:rsid w:val="00AA605B"/>
    <w:rsid w:val="00AA6899"/>
    <w:rsid w:val="00AA741A"/>
    <w:rsid w:val="00AA747E"/>
    <w:rsid w:val="00AA780D"/>
    <w:rsid w:val="00AB0ABE"/>
    <w:rsid w:val="00AB0ED6"/>
    <w:rsid w:val="00AB0F8E"/>
    <w:rsid w:val="00AB1653"/>
    <w:rsid w:val="00AB1C20"/>
    <w:rsid w:val="00AB1DA4"/>
    <w:rsid w:val="00AB1E15"/>
    <w:rsid w:val="00AB27C9"/>
    <w:rsid w:val="00AB2A4D"/>
    <w:rsid w:val="00AB2F07"/>
    <w:rsid w:val="00AB2FBE"/>
    <w:rsid w:val="00AB32EA"/>
    <w:rsid w:val="00AB361A"/>
    <w:rsid w:val="00AB412A"/>
    <w:rsid w:val="00AB416F"/>
    <w:rsid w:val="00AB49DB"/>
    <w:rsid w:val="00AB5841"/>
    <w:rsid w:val="00AB615B"/>
    <w:rsid w:val="00AB6704"/>
    <w:rsid w:val="00AB69CA"/>
    <w:rsid w:val="00AB6C51"/>
    <w:rsid w:val="00AB6D4D"/>
    <w:rsid w:val="00AC00F5"/>
    <w:rsid w:val="00AC098F"/>
    <w:rsid w:val="00AC0C31"/>
    <w:rsid w:val="00AC106C"/>
    <w:rsid w:val="00AC199D"/>
    <w:rsid w:val="00AC1E7F"/>
    <w:rsid w:val="00AC21B0"/>
    <w:rsid w:val="00AC2D37"/>
    <w:rsid w:val="00AC3162"/>
    <w:rsid w:val="00AC3E97"/>
    <w:rsid w:val="00AC528A"/>
    <w:rsid w:val="00AC5387"/>
    <w:rsid w:val="00AC557D"/>
    <w:rsid w:val="00AC6449"/>
    <w:rsid w:val="00AC646C"/>
    <w:rsid w:val="00AC6BD1"/>
    <w:rsid w:val="00AC6CC4"/>
    <w:rsid w:val="00AC6CF6"/>
    <w:rsid w:val="00AC717D"/>
    <w:rsid w:val="00AC7609"/>
    <w:rsid w:val="00AC763B"/>
    <w:rsid w:val="00AC7889"/>
    <w:rsid w:val="00AC7B61"/>
    <w:rsid w:val="00AD01C0"/>
    <w:rsid w:val="00AD05D1"/>
    <w:rsid w:val="00AD0618"/>
    <w:rsid w:val="00AD0ABB"/>
    <w:rsid w:val="00AD0DFB"/>
    <w:rsid w:val="00AD1974"/>
    <w:rsid w:val="00AD1B4D"/>
    <w:rsid w:val="00AD1D72"/>
    <w:rsid w:val="00AD285D"/>
    <w:rsid w:val="00AD3066"/>
    <w:rsid w:val="00AD3744"/>
    <w:rsid w:val="00AD442D"/>
    <w:rsid w:val="00AD4EC0"/>
    <w:rsid w:val="00AD54CF"/>
    <w:rsid w:val="00AD64AA"/>
    <w:rsid w:val="00AD6588"/>
    <w:rsid w:val="00AD6C5C"/>
    <w:rsid w:val="00AE017D"/>
    <w:rsid w:val="00AE0497"/>
    <w:rsid w:val="00AE10A7"/>
    <w:rsid w:val="00AE15E1"/>
    <w:rsid w:val="00AE1A3E"/>
    <w:rsid w:val="00AE1E9D"/>
    <w:rsid w:val="00AE1F12"/>
    <w:rsid w:val="00AE2695"/>
    <w:rsid w:val="00AE269B"/>
    <w:rsid w:val="00AE2C73"/>
    <w:rsid w:val="00AE3262"/>
    <w:rsid w:val="00AE3A7F"/>
    <w:rsid w:val="00AE3B31"/>
    <w:rsid w:val="00AE4C00"/>
    <w:rsid w:val="00AE4DD9"/>
    <w:rsid w:val="00AE5274"/>
    <w:rsid w:val="00AE5C33"/>
    <w:rsid w:val="00AE5FC7"/>
    <w:rsid w:val="00AE6F14"/>
    <w:rsid w:val="00AE72A0"/>
    <w:rsid w:val="00AE7403"/>
    <w:rsid w:val="00AE7CB3"/>
    <w:rsid w:val="00AF0807"/>
    <w:rsid w:val="00AF0B77"/>
    <w:rsid w:val="00AF0C54"/>
    <w:rsid w:val="00AF1511"/>
    <w:rsid w:val="00AF1685"/>
    <w:rsid w:val="00AF2369"/>
    <w:rsid w:val="00AF263D"/>
    <w:rsid w:val="00AF2C07"/>
    <w:rsid w:val="00AF2FFA"/>
    <w:rsid w:val="00AF35D1"/>
    <w:rsid w:val="00AF3FE9"/>
    <w:rsid w:val="00AF43B1"/>
    <w:rsid w:val="00AF453A"/>
    <w:rsid w:val="00AF4A58"/>
    <w:rsid w:val="00AF5891"/>
    <w:rsid w:val="00AF6178"/>
    <w:rsid w:val="00AF67D9"/>
    <w:rsid w:val="00AF7FCC"/>
    <w:rsid w:val="00B0014A"/>
    <w:rsid w:val="00B00A31"/>
    <w:rsid w:val="00B02F18"/>
    <w:rsid w:val="00B035DD"/>
    <w:rsid w:val="00B0377D"/>
    <w:rsid w:val="00B037DD"/>
    <w:rsid w:val="00B04239"/>
    <w:rsid w:val="00B04314"/>
    <w:rsid w:val="00B04ABC"/>
    <w:rsid w:val="00B05070"/>
    <w:rsid w:val="00B05385"/>
    <w:rsid w:val="00B053D2"/>
    <w:rsid w:val="00B057FB"/>
    <w:rsid w:val="00B06739"/>
    <w:rsid w:val="00B06B4C"/>
    <w:rsid w:val="00B0752A"/>
    <w:rsid w:val="00B07E13"/>
    <w:rsid w:val="00B103FD"/>
    <w:rsid w:val="00B104E4"/>
    <w:rsid w:val="00B10610"/>
    <w:rsid w:val="00B10F68"/>
    <w:rsid w:val="00B113C4"/>
    <w:rsid w:val="00B11E97"/>
    <w:rsid w:val="00B11FC0"/>
    <w:rsid w:val="00B12261"/>
    <w:rsid w:val="00B12691"/>
    <w:rsid w:val="00B1331C"/>
    <w:rsid w:val="00B1359C"/>
    <w:rsid w:val="00B1373C"/>
    <w:rsid w:val="00B13B0C"/>
    <w:rsid w:val="00B14058"/>
    <w:rsid w:val="00B14419"/>
    <w:rsid w:val="00B147CF"/>
    <w:rsid w:val="00B14E3C"/>
    <w:rsid w:val="00B158A9"/>
    <w:rsid w:val="00B16341"/>
    <w:rsid w:val="00B1672C"/>
    <w:rsid w:val="00B16A32"/>
    <w:rsid w:val="00B16BD1"/>
    <w:rsid w:val="00B16EB8"/>
    <w:rsid w:val="00B174EB"/>
    <w:rsid w:val="00B1769F"/>
    <w:rsid w:val="00B20A67"/>
    <w:rsid w:val="00B20CD7"/>
    <w:rsid w:val="00B220F3"/>
    <w:rsid w:val="00B224DD"/>
    <w:rsid w:val="00B227B5"/>
    <w:rsid w:val="00B236F9"/>
    <w:rsid w:val="00B23DA4"/>
    <w:rsid w:val="00B2417A"/>
    <w:rsid w:val="00B243BF"/>
    <w:rsid w:val="00B24EA3"/>
    <w:rsid w:val="00B2543E"/>
    <w:rsid w:val="00B2574D"/>
    <w:rsid w:val="00B2587B"/>
    <w:rsid w:val="00B25913"/>
    <w:rsid w:val="00B25C2E"/>
    <w:rsid w:val="00B262C5"/>
    <w:rsid w:val="00B2643D"/>
    <w:rsid w:val="00B265DB"/>
    <w:rsid w:val="00B30251"/>
    <w:rsid w:val="00B3091B"/>
    <w:rsid w:val="00B30C9C"/>
    <w:rsid w:val="00B30DFD"/>
    <w:rsid w:val="00B30F81"/>
    <w:rsid w:val="00B31948"/>
    <w:rsid w:val="00B32023"/>
    <w:rsid w:val="00B3204F"/>
    <w:rsid w:val="00B32115"/>
    <w:rsid w:val="00B3261D"/>
    <w:rsid w:val="00B32D89"/>
    <w:rsid w:val="00B34664"/>
    <w:rsid w:val="00B3517D"/>
    <w:rsid w:val="00B354C7"/>
    <w:rsid w:val="00B355E3"/>
    <w:rsid w:val="00B35A4F"/>
    <w:rsid w:val="00B36B29"/>
    <w:rsid w:val="00B36FE0"/>
    <w:rsid w:val="00B37371"/>
    <w:rsid w:val="00B37C9D"/>
    <w:rsid w:val="00B407CC"/>
    <w:rsid w:val="00B40E6D"/>
    <w:rsid w:val="00B411FB"/>
    <w:rsid w:val="00B41352"/>
    <w:rsid w:val="00B41714"/>
    <w:rsid w:val="00B41CF1"/>
    <w:rsid w:val="00B41F18"/>
    <w:rsid w:val="00B4276A"/>
    <w:rsid w:val="00B428EA"/>
    <w:rsid w:val="00B42AD1"/>
    <w:rsid w:val="00B43757"/>
    <w:rsid w:val="00B43A63"/>
    <w:rsid w:val="00B43C1E"/>
    <w:rsid w:val="00B4441B"/>
    <w:rsid w:val="00B451E0"/>
    <w:rsid w:val="00B4553D"/>
    <w:rsid w:val="00B45570"/>
    <w:rsid w:val="00B45603"/>
    <w:rsid w:val="00B4595A"/>
    <w:rsid w:val="00B45CB4"/>
    <w:rsid w:val="00B45EDE"/>
    <w:rsid w:val="00B4628A"/>
    <w:rsid w:val="00B46BE5"/>
    <w:rsid w:val="00B46E62"/>
    <w:rsid w:val="00B46F92"/>
    <w:rsid w:val="00B474DD"/>
    <w:rsid w:val="00B475C7"/>
    <w:rsid w:val="00B477C8"/>
    <w:rsid w:val="00B47B49"/>
    <w:rsid w:val="00B50AC6"/>
    <w:rsid w:val="00B50DCE"/>
    <w:rsid w:val="00B50DD7"/>
    <w:rsid w:val="00B5131F"/>
    <w:rsid w:val="00B51820"/>
    <w:rsid w:val="00B52050"/>
    <w:rsid w:val="00B52915"/>
    <w:rsid w:val="00B52F0A"/>
    <w:rsid w:val="00B532E9"/>
    <w:rsid w:val="00B5392A"/>
    <w:rsid w:val="00B539DA"/>
    <w:rsid w:val="00B540CE"/>
    <w:rsid w:val="00B54AB0"/>
    <w:rsid w:val="00B55196"/>
    <w:rsid w:val="00B554D7"/>
    <w:rsid w:val="00B557E2"/>
    <w:rsid w:val="00B5587C"/>
    <w:rsid w:val="00B55DB8"/>
    <w:rsid w:val="00B56160"/>
    <w:rsid w:val="00B56187"/>
    <w:rsid w:val="00B56366"/>
    <w:rsid w:val="00B564F2"/>
    <w:rsid w:val="00B5669C"/>
    <w:rsid w:val="00B56B19"/>
    <w:rsid w:val="00B57207"/>
    <w:rsid w:val="00B578B3"/>
    <w:rsid w:val="00B57BE6"/>
    <w:rsid w:val="00B609A9"/>
    <w:rsid w:val="00B61524"/>
    <w:rsid w:val="00B63697"/>
    <w:rsid w:val="00B641B3"/>
    <w:rsid w:val="00B6424C"/>
    <w:rsid w:val="00B64CA2"/>
    <w:rsid w:val="00B64E12"/>
    <w:rsid w:val="00B651AF"/>
    <w:rsid w:val="00B654F5"/>
    <w:rsid w:val="00B65F16"/>
    <w:rsid w:val="00B67945"/>
    <w:rsid w:val="00B67BC4"/>
    <w:rsid w:val="00B67C90"/>
    <w:rsid w:val="00B7005A"/>
    <w:rsid w:val="00B712ED"/>
    <w:rsid w:val="00B71340"/>
    <w:rsid w:val="00B71E8F"/>
    <w:rsid w:val="00B71FA9"/>
    <w:rsid w:val="00B73562"/>
    <w:rsid w:val="00B73652"/>
    <w:rsid w:val="00B739E8"/>
    <w:rsid w:val="00B7439D"/>
    <w:rsid w:val="00B7482D"/>
    <w:rsid w:val="00B74B6E"/>
    <w:rsid w:val="00B74D10"/>
    <w:rsid w:val="00B75271"/>
    <w:rsid w:val="00B75674"/>
    <w:rsid w:val="00B75E2A"/>
    <w:rsid w:val="00B761D1"/>
    <w:rsid w:val="00B762EA"/>
    <w:rsid w:val="00B767FF"/>
    <w:rsid w:val="00B769F9"/>
    <w:rsid w:val="00B770A3"/>
    <w:rsid w:val="00B775DE"/>
    <w:rsid w:val="00B77AF0"/>
    <w:rsid w:val="00B77DA0"/>
    <w:rsid w:val="00B80490"/>
    <w:rsid w:val="00B811C6"/>
    <w:rsid w:val="00B811F9"/>
    <w:rsid w:val="00B81293"/>
    <w:rsid w:val="00B81866"/>
    <w:rsid w:val="00B82514"/>
    <w:rsid w:val="00B827A1"/>
    <w:rsid w:val="00B83034"/>
    <w:rsid w:val="00B833DC"/>
    <w:rsid w:val="00B83A10"/>
    <w:rsid w:val="00B83E2B"/>
    <w:rsid w:val="00B841C6"/>
    <w:rsid w:val="00B8455A"/>
    <w:rsid w:val="00B84AC9"/>
    <w:rsid w:val="00B84B3A"/>
    <w:rsid w:val="00B853AA"/>
    <w:rsid w:val="00B854F9"/>
    <w:rsid w:val="00B860BA"/>
    <w:rsid w:val="00B8610A"/>
    <w:rsid w:val="00B86683"/>
    <w:rsid w:val="00B86766"/>
    <w:rsid w:val="00B86982"/>
    <w:rsid w:val="00B86DA1"/>
    <w:rsid w:val="00B874C7"/>
    <w:rsid w:val="00B8777E"/>
    <w:rsid w:val="00B879F2"/>
    <w:rsid w:val="00B909BC"/>
    <w:rsid w:val="00B91637"/>
    <w:rsid w:val="00B91864"/>
    <w:rsid w:val="00B9236C"/>
    <w:rsid w:val="00B9314F"/>
    <w:rsid w:val="00B933C4"/>
    <w:rsid w:val="00B947AD"/>
    <w:rsid w:val="00B949B5"/>
    <w:rsid w:val="00B94A63"/>
    <w:rsid w:val="00B9551F"/>
    <w:rsid w:val="00B9602C"/>
    <w:rsid w:val="00B96A1C"/>
    <w:rsid w:val="00B96C3E"/>
    <w:rsid w:val="00B96DB6"/>
    <w:rsid w:val="00B9725B"/>
    <w:rsid w:val="00B97456"/>
    <w:rsid w:val="00B97558"/>
    <w:rsid w:val="00B97886"/>
    <w:rsid w:val="00B979AC"/>
    <w:rsid w:val="00B97D2E"/>
    <w:rsid w:val="00BA0278"/>
    <w:rsid w:val="00BA0909"/>
    <w:rsid w:val="00BA0C56"/>
    <w:rsid w:val="00BA19FB"/>
    <w:rsid w:val="00BA22E0"/>
    <w:rsid w:val="00BA2560"/>
    <w:rsid w:val="00BA2C7F"/>
    <w:rsid w:val="00BA339B"/>
    <w:rsid w:val="00BA3891"/>
    <w:rsid w:val="00BA3B02"/>
    <w:rsid w:val="00BA3F1C"/>
    <w:rsid w:val="00BA434D"/>
    <w:rsid w:val="00BA4641"/>
    <w:rsid w:val="00BA4CB2"/>
    <w:rsid w:val="00BA55F7"/>
    <w:rsid w:val="00BA573B"/>
    <w:rsid w:val="00BA59DA"/>
    <w:rsid w:val="00BA5CEE"/>
    <w:rsid w:val="00BA604E"/>
    <w:rsid w:val="00BA61AF"/>
    <w:rsid w:val="00BA7918"/>
    <w:rsid w:val="00BA7D6B"/>
    <w:rsid w:val="00BB0065"/>
    <w:rsid w:val="00BB0328"/>
    <w:rsid w:val="00BB165F"/>
    <w:rsid w:val="00BB16E3"/>
    <w:rsid w:val="00BB1F61"/>
    <w:rsid w:val="00BB2123"/>
    <w:rsid w:val="00BB28B0"/>
    <w:rsid w:val="00BB2A27"/>
    <w:rsid w:val="00BB366E"/>
    <w:rsid w:val="00BB3A77"/>
    <w:rsid w:val="00BB40F1"/>
    <w:rsid w:val="00BB42EF"/>
    <w:rsid w:val="00BB51B1"/>
    <w:rsid w:val="00BB56E8"/>
    <w:rsid w:val="00BB58B7"/>
    <w:rsid w:val="00BB644C"/>
    <w:rsid w:val="00BB6570"/>
    <w:rsid w:val="00BB6AF8"/>
    <w:rsid w:val="00BB6F44"/>
    <w:rsid w:val="00BB7413"/>
    <w:rsid w:val="00BB7BCC"/>
    <w:rsid w:val="00BB7D66"/>
    <w:rsid w:val="00BB7E5A"/>
    <w:rsid w:val="00BC20FE"/>
    <w:rsid w:val="00BC222E"/>
    <w:rsid w:val="00BC27AF"/>
    <w:rsid w:val="00BC339F"/>
    <w:rsid w:val="00BC348C"/>
    <w:rsid w:val="00BC3A97"/>
    <w:rsid w:val="00BC3DF0"/>
    <w:rsid w:val="00BC4052"/>
    <w:rsid w:val="00BC4C09"/>
    <w:rsid w:val="00BC4D9C"/>
    <w:rsid w:val="00BC59AD"/>
    <w:rsid w:val="00BC6193"/>
    <w:rsid w:val="00BC61E9"/>
    <w:rsid w:val="00BC6547"/>
    <w:rsid w:val="00BC6F42"/>
    <w:rsid w:val="00BC71E1"/>
    <w:rsid w:val="00BD03C4"/>
    <w:rsid w:val="00BD0703"/>
    <w:rsid w:val="00BD0A53"/>
    <w:rsid w:val="00BD0BAA"/>
    <w:rsid w:val="00BD0DB9"/>
    <w:rsid w:val="00BD12B9"/>
    <w:rsid w:val="00BD18B4"/>
    <w:rsid w:val="00BD287F"/>
    <w:rsid w:val="00BD290B"/>
    <w:rsid w:val="00BD2CA2"/>
    <w:rsid w:val="00BD35E5"/>
    <w:rsid w:val="00BD3883"/>
    <w:rsid w:val="00BD3BC7"/>
    <w:rsid w:val="00BD3CBC"/>
    <w:rsid w:val="00BD3E43"/>
    <w:rsid w:val="00BD45CE"/>
    <w:rsid w:val="00BD4AD6"/>
    <w:rsid w:val="00BD4CC8"/>
    <w:rsid w:val="00BD60D8"/>
    <w:rsid w:val="00BD625F"/>
    <w:rsid w:val="00BD663A"/>
    <w:rsid w:val="00BD677B"/>
    <w:rsid w:val="00BD6860"/>
    <w:rsid w:val="00BD68D4"/>
    <w:rsid w:val="00BD6A85"/>
    <w:rsid w:val="00BD6AA4"/>
    <w:rsid w:val="00BD6F08"/>
    <w:rsid w:val="00BD6FB5"/>
    <w:rsid w:val="00BD6FC3"/>
    <w:rsid w:val="00BD7331"/>
    <w:rsid w:val="00BE0036"/>
    <w:rsid w:val="00BE05DB"/>
    <w:rsid w:val="00BE066E"/>
    <w:rsid w:val="00BE06F5"/>
    <w:rsid w:val="00BE0D31"/>
    <w:rsid w:val="00BE175A"/>
    <w:rsid w:val="00BE28A3"/>
    <w:rsid w:val="00BE2DB5"/>
    <w:rsid w:val="00BE2E57"/>
    <w:rsid w:val="00BE3004"/>
    <w:rsid w:val="00BE3BD7"/>
    <w:rsid w:val="00BE469A"/>
    <w:rsid w:val="00BE4809"/>
    <w:rsid w:val="00BE48DA"/>
    <w:rsid w:val="00BE5241"/>
    <w:rsid w:val="00BE5717"/>
    <w:rsid w:val="00BE5883"/>
    <w:rsid w:val="00BE58D5"/>
    <w:rsid w:val="00BE5BBD"/>
    <w:rsid w:val="00BE5BED"/>
    <w:rsid w:val="00BE5ED9"/>
    <w:rsid w:val="00BE6798"/>
    <w:rsid w:val="00BE6AAA"/>
    <w:rsid w:val="00BE6B4E"/>
    <w:rsid w:val="00BE74B9"/>
    <w:rsid w:val="00BF0310"/>
    <w:rsid w:val="00BF0381"/>
    <w:rsid w:val="00BF0B14"/>
    <w:rsid w:val="00BF1229"/>
    <w:rsid w:val="00BF1342"/>
    <w:rsid w:val="00BF1658"/>
    <w:rsid w:val="00BF1E14"/>
    <w:rsid w:val="00BF1FC1"/>
    <w:rsid w:val="00BF299F"/>
    <w:rsid w:val="00BF2FFC"/>
    <w:rsid w:val="00BF319E"/>
    <w:rsid w:val="00BF3836"/>
    <w:rsid w:val="00BF3A74"/>
    <w:rsid w:val="00BF3AAE"/>
    <w:rsid w:val="00BF3B86"/>
    <w:rsid w:val="00BF3C3A"/>
    <w:rsid w:val="00BF401C"/>
    <w:rsid w:val="00BF48B3"/>
    <w:rsid w:val="00BF4FCF"/>
    <w:rsid w:val="00BF5385"/>
    <w:rsid w:val="00BF5A17"/>
    <w:rsid w:val="00BF5AEA"/>
    <w:rsid w:val="00BF5C44"/>
    <w:rsid w:val="00BF5E8C"/>
    <w:rsid w:val="00BF62F1"/>
    <w:rsid w:val="00BF649C"/>
    <w:rsid w:val="00BF6D0B"/>
    <w:rsid w:val="00BF727A"/>
    <w:rsid w:val="00BF7DDE"/>
    <w:rsid w:val="00C00189"/>
    <w:rsid w:val="00C002E9"/>
    <w:rsid w:val="00C00483"/>
    <w:rsid w:val="00C0079A"/>
    <w:rsid w:val="00C00D66"/>
    <w:rsid w:val="00C02744"/>
    <w:rsid w:val="00C0287C"/>
    <w:rsid w:val="00C028C5"/>
    <w:rsid w:val="00C02E1A"/>
    <w:rsid w:val="00C03284"/>
    <w:rsid w:val="00C033C6"/>
    <w:rsid w:val="00C03486"/>
    <w:rsid w:val="00C034D4"/>
    <w:rsid w:val="00C04574"/>
    <w:rsid w:val="00C0557C"/>
    <w:rsid w:val="00C059CB"/>
    <w:rsid w:val="00C05CD8"/>
    <w:rsid w:val="00C05EC9"/>
    <w:rsid w:val="00C0605F"/>
    <w:rsid w:val="00C06271"/>
    <w:rsid w:val="00C06345"/>
    <w:rsid w:val="00C065B4"/>
    <w:rsid w:val="00C06D50"/>
    <w:rsid w:val="00C0743A"/>
    <w:rsid w:val="00C075CD"/>
    <w:rsid w:val="00C075F8"/>
    <w:rsid w:val="00C07737"/>
    <w:rsid w:val="00C078F3"/>
    <w:rsid w:val="00C10B52"/>
    <w:rsid w:val="00C117BE"/>
    <w:rsid w:val="00C11920"/>
    <w:rsid w:val="00C11AA7"/>
    <w:rsid w:val="00C12549"/>
    <w:rsid w:val="00C12D18"/>
    <w:rsid w:val="00C12D3B"/>
    <w:rsid w:val="00C1312D"/>
    <w:rsid w:val="00C13983"/>
    <w:rsid w:val="00C13E14"/>
    <w:rsid w:val="00C1431E"/>
    <w:rsid w:val="00C15AD6"/>
    <w:rsid w:val="00C1622F"/>
    <w:rsid w:val="00C16382"/>
    <w:rsid w:val="00C168A0"/>
    <w:rsid w:val="00C16FB8"/>
    <w:rsid w:val="00C17785"/>
    <w:rsid w:val="00C17A61"/>
    <w:rsid w:val="00C20381"/>
    <w:rsid w:val="00C2060F"/>
    <w:rsid w:val="00C20694"/>
    <w:rsid w:val="00C2098E"/>
    <w:rsid w:val="00C209F6"/>
    <w:rsid w:val="00C20B0C"/>
    <w:rsid w:val="00C20ED4"/>
    <w:rsid w:val="00C21374"/>
    <w:rsid w:val="00C21E0B"/>
    <w:rsid w:val="00C21F5C"/>
    <w:rsid w:val="00C221F5"/>
    <w:rsid w:val="00C228B9"/>
    <w:rsid w:val="00C22A61"/>
    <w:rsid w:val="00C231B0"/>
    <w:rsid w:val="00C2385E"/>
    <w:rsid w:val="00C23E01"/>
    <w:rsid w:val="00C24277"/>
    <w:rsid w:val="00C24422"/>
    <w:rsid w:val="00C24714"/>
    <w:rsid w:val="00C2599B"/>
    <w:rsid w:val="00C25D0A"/>
    <w:rsid w:val="00C25D6A"/>
    <w:rsid w:val="00C26851"/>
    <w:rsid w:val="00C27C9D"/>
    <w:rsid w:val="00C30BE5"/>
    <w:rsid w:val="00C30C28"/>
    <w:rsid w:val="00C30CE5"/>
    <w:rsid w:val="00C312C9"/>
    <w:rsid w:val="00C3140B"/>
    <w:rsid w:val="00C31924"/>
    <w:rsid w:val="00C32133"/>
    <w:rsid w:val="00C32980"/>
    <w:rsid w:val="00C32F9E"/>
    <w:rsid w:val="00C32FC5"/>
    <w:rsid w:val="00C3358D"/>
    <w:rsid w:val="00C338A5"/>
    <w:rsid w:val="00C339D0"/>
    <w:rsid w:val="00C33B12"/>
    <w:rsid w:val="00C33E01"/>
    <w:rsid w:val="00C34641"/>
    <w:rsid w:val="00C346D7"/>
    <w:rsid w:val="00C35501"/>
    <w:rsid w:val="00C356B4"/>
    <w:rsid w:val="00C35CF4"/>
    <w:rsid w:val="00C35D6E"/>
    <w:rsid w:val="00C35EC8"/>
    <w:rsid w:val="00C36469"/>
    <w:rsid w:val="00C365EE"/>
    <w:rsid w:val="00C37DF6"/>
    <w:rsid w:val="00C40114"/>
    <w:rsid w:val="00C403F6"/>
    <w:rsid w:val="00C404DE"/>
    <w:rsid w:val="00C4067C"/>
    <w:rsid w:val="00C407B3"/>
    <w:rsid w:val="00C40D73"/>
    <w:rsid w:val="00C41548"/>
    <w:rsid w:val="00C41A61"/>
    <w:rsid w:val="00C41BCC"/>
    <w:rsid w:val="00C42218"/>
    <w:rsid w:val="00C42513"/>
    <w:rsid w:val="00C42604"/>
    <w:rsid w:val="00C42986"/>
    <w:rsid w:val="00C42A15"/>
    <w:rsid w:val="00C43035"/>
    <w:rsid w:val="00C43622"/>
    <w:rsid w:val="00C436FD"/>
    <w:rsid w:val="00C43857"/>
    <w:rsid w:val="00C4401E"/>
    <w:rsid w:val="00C440AF"/>
    <w:rsid w:val="00C45161"/>
    <w:rsid w:val="00C45324"/>
    <w:rsid w:val="00C4560C"/>
    <w:rsid w:val="00C458D5"/>
    <w:rsid w:val="00C45931"/>
    <w:rsid w:val="00C45AFF"/>
    <w:rsid w:val="00C45E93"/>
    <w:rsid w:val="00C4689C"/>
    <w:rsid w:val="00C46909"/>
    <w:rsid w:val="00C46DEF"/>
    <w:rsid w:val="00C4723B"/>
    <w:rsid w:val="00C475F2"/>
    <w:rsid w:val="00C50268"/>
    <w:rsid w:val="00C502C9"/>
    <w:rsid w:val="00C50B78"/>
    <w:rsid w:val="00C50C70"/>
    <w:rsid w:val="00C50EF6"/>
    <w:rsid w:val="00C5150B"/>
    <w:rsid w:val="00C51B3E"/>
    <w:rsid w:val="00C51B49"/>
    <w:rsid w:val="00C520CF"/>
    <w:rsid w:val="00C535AE"/>
    <w:rsid w:val="00C53723"/>
    <w:rsid w:val="00C53AC9"/>
    <w:rsid w:val="00C53CBA"/>
    <w:rsid w:val="00C53E1B"/>
    <w:rsid w:val="00C5508B"/>
    <w:rsid w:val="00C5515D"/>
    <w:rsid w:val="00C55D49"/>
    <w:rsid w:val="00C55DEB"/>
    <w:rsid w:val="00C56125"/>
    <w:rsid w:val="00C56BF3"/>
    <w:rsid w:val="00C57251"/>
    <w:rsid w:val="00C578C7"/>
    <w:rsid w:val="00C57ACD"/>
    <w:rsid w:val="00C57CC4"/>
    <w:rsid w:val="00C57D9D"/>
    <w:rsid w:val="00C60DA8"/>
    <w:rsid w:val="00C610F4"/>
    <w:rsid w:val="00C6127D"/>
    <w:rsid w:val="00C61598"/>
    <w:rsid w:val="00C616BF"/>
    <w:rsid w:val="00C61773"/>
    <w:rsid w:val="00C6292B"/>
    <w:rsid w:val="00C62E9C"/>
    <w:rsid w:val="00C63057"/>
    <w:rsid w:val="00C630DA"/>
    <w:rsid w:val="00C630F8"/>
    <w:rsid w:val="00C63233"/>
    <w:rsid w:val="00C6489F"/>
    <w:rsid w:val="00C65452"/>
    <w:rsid w:val="00C6573C"/>
    <w:rsid w:val="00C65A93"/>
    <w:rsid w:val="00C66410"/>
    <w:rsid w:val="00C678C3"/>
    <w:rsid w:val="00C67993"/>
    <w:rsid w:val="00C67C35"/>
    <w:rsid w:val="00C67D4B"/>
    <w:rsid w:val="00C67FD7"/>
    <w:rsid w:val="00C705AE"/>
    <w:rsid w:val="00C70B53"/>
    <w:rsid w:val="00C70C5E"/>
    <w:rsid w:val="00C70DA8"/>
    <w:rsid w:val="00C71549"/>
    <w:rsid w:val="00C71A9E"/>
    <w:rsid w:val="00C72340"/>
    <w:rsid w:val="00C72B29"/>
    <w:rsid w:val="00C72C05"/>
    <w:rsid w:val="00C7302F"/>
    <w:rsid w:val="00C730E9"/>
    <w:rsid w:val="00C7412D"/>
    <w:rsid w:val="00C746A3"/>
    <w:rsid w:val="00C7477D"/>
    <w:rsid w:val="00C74E53"/>
    <w:rsid w:val="00C74EC8"/>
    <w:rsid w:val="00C75472"/>
    <w:rsid w:val="00C75E39"/>
    <w:rsid w:val="00C76889"/>
    <w:rsid w:val="00C76AD4"/>
    <w:rsid w:val="00C76B15"/>
    <w:rsid w:val="00C76C88"/>
    <w:rsid w:val="00C773E6"/>
    <w:rsid w:val="00C7765A"/>
    <w:rsid w:val="00C8003A"/>
    <w:rsid w:val="00C803C6"/>
    <w:rsid w:val="00C80561"/>
    <w:rsid w:val="00C80664"/>
    <w:rsid w:val="00C80877"/>
    <w:rsid w:val="00C80A05"/>
    <w:rsid w:val="00C80BD5"/>
    <w:rsid w:val="00C80F42"/>
    <w:rsid w:val="00C81201"/>
    <w:rsid w:val="00C81509"/>
    <w:rsid w:val="00C833A7"/>
    <w:rsid w:val="00C833FC"/>
    <w:rsid w:val="00C836B1"/>
    <w:rsid w:val="00C83B8B"/>
    <w:rsid w:val="00C83DA7"/>
    <w:rsid w:val="00C83E59"/>
    <w:rsid w:val="00C83F90"/>
    <w:rsid w:val="00C841F3"/>
    <w:rsid w:val="00C842E0"/>
    <w:rsid w:val="00C84AF3"/>
    <w:rsid w:val="00C84C84"/>
    <w:rsid w:val="00C84DBC"/>
    <w:rsid w:val="00C84E0C"/>
    <w:rsid w:val="00C84E25"/>
    <w:rsid w:val="00C85775"/>
    <w:rsid w:val="00C85E2E"/>
    <w:rsid w:val="00C863B0"/>
    <w:rsid w:val="00C8716A"/>
    <w:rsid w:val="00C87175"/>
    <w:rsid w:val="00C87CB7"/>
    <w:rsid w:val="00C9011F"/>
    <w:rsid w:val="00C909DE"/>
    <w:rsid w:val="00C909F4"/>
    <w:rsid w:val="00C90DA2"/>
    <w:rsid w:val="00C91887"/>
    <w:rsid w:val="00C919A5"/>
    <w:rsid w:val="00C91C59"/>
    <w:rsid w:val="00C91E0A"/>
    <w:rsid w:val="00C9252C"/>
    <w:rsid w:val="00C925A0"/>
    <w:rsid w:val="00C92D46"/>
    <w:rsid w:val="00C932E7"/>
    <w:rsid w:val="00C93331"/>
    <w:rsid w:val="00C946F8"/>
    <w:rsid w:val="00C95785"/>
    <w:rsid w:val="00C96B5E"/>
    <w:rsid w:val="00C970A3"/>
    <w:rsid w:val="00C97CDB"/>
    <w:rsid w:val="00C97DE0"/>
    <w:rsid w:val="00CA1054"/>
    <w:rsid w:val="00CA12CA"/>
    <w:rsid w:val="00CA1A2A"/>
    <w:rsid w:val="00CA1B5F"/>
    <w:rsid w:val="00CA240A"/>
    <w:rsid w:val="00CA2426"/>
    <w:rsid w:val="00CA247F"/>
    <w:rsid w:val="00CA357F"/>
    <w:rsid w:val="00CA48B1"/>
    <w:rsid w:val="00CA50CA"/>
    <w:rsid w:val="00CA55A2"/>
    <w:rsid w:val="00CA55D2"/>
    <w:rsid w:val="00CA5781"/>
    <w:rsid w:val="00CA607E"/>
    <w:rsid w:val="00CA6514"/>
    <w:rsid w:val="00CA6D89"/>
    <w:rsid w:val="00CA6FB2"/>
    <w:rsid w:val="00CA7084"/>
    <w:rsid w:val="00CA7C92"/>
    <w:rsid w:val="00CB07B1"/>
    <w:rsid w:val="00CB0B66"/>
    <w:rsid w:val="00CB16B7"/>
    <w:rsid w:val="00CB17E6"/>
    <w:rsid w:val="00CB1C0A"/>
    <w:rsid w:val="00CB1D77"/>
    <w:rsid w:val="00CB1DF4"/>
    <w:rsid w:val="00CB2641"/>
    <w:rsid w:val="00CB2E05"/>
    <w:rsid w:val="00CB3052"/>
    <w:rsid w:val="00CB3360"/>
    <w:rsid w:val="00CB3694"/>
    <w:rsid w:val="00CB36CB"/>
    <w:rsid w:val="00CB3CD0"/>
    <w:rsid w:val="00CB441B"/>
    <w:rsid w:val="00CB4FE7"/>
    <w:rsid w:val="00CB5778"/>
    <w:rsid w:val="00CB5A6D"/>
    <w:rsid w:val="00CB6136"/>
    <w:rsid w:val="00CB6175"/>
    <w:rsid w:val="00CB6190"/>
    <w:rsid w:val="00CB644D"/>
    <w:rsid w:val="00CB66F1"/>
    <w:rsid w:val="00CB6D47"/>
    <w:rsid w:val="00CB768A"/>
    <w:rsid w:val="00CB773A"/>
    <w:rsid w:val="00CB79D5"/>
    <w:rsid w:val="00CB7B27"/>
    <w:rsid w:val="00CB7EE1"/>
    <w:rsid w:val="00CC0604"/>
    <w:rsid w:val="00CC069F"/>
    <w:rsid w:val="00CC09FA"/>
    <w:rsid w:val="00CC0C15"/>
    <w:rsid w:val="00CC0E4A"/>
    <w:rsid w:val="00CC0F77"/>
    <w:rsid w:val="00CC1002"/>
    <w:rsid w:val="00CC23C5"/>
    <w:rsid w:val="00CC24C7"/>
    <w:rsid w:val="00CC29A8"/>
    <w:rsid w:val="00CC33EE"/>
    <w:rsid w:val="00CC38C7"/>
    <w:rsid w:val="00CC43B3"/>
    <w:rsid w:val="00CC45F7"/>
    <w:rsid w:val="00CC5B67"/>
    <w:rsid w:val="00CC5BDC"/>
    <w:rsid w:val="00CC5F23"/>
    <w:rsid w:val="00CC631F"/>
    <w:rsid w:val="00CC6672"/>
    <w:rsid w:val="00CC6D27"/>
    <w:rsid w:val="00CC71FD"/>
    <w:rsid w:val="00CC7D6E"/>
    <w:rsid w:val="00CD0F0C"/>
    <w:rsid w:val="00CD10E8"/>
    <w:rsid w:val="00CD13C3"/>
    <w:rsid w:val="00CD152B"/>
    <w:rsid w:val="00CD1FA3"/>
    <w:rsid w:val="00CD203D"/>
    <w:rsid w:val="00CD2C6C"/>
    <w:rsid w:val="00CD3113"/>
    <w:rsid w:val="00CD35C4"/>
    <w:rsid w:val="00CD3877"/>
    <w:rsid w:val="00CD3896"/>
    <w:rsid w:val="00CD3BDB"/>
    <w:rsid w:val="00CD44D1"/>
    <w:rsid w:val="00CD5219"/>
    <w:rsid w:val="00CD5926"/>
    <w:rsid w:val="00CD5A72"/>
    <w:rsid w:val="00CD5C51"/>
    <w:rsid w:val="00CD5C64"/>
    <w:rsid w:val="00CD5C76"/>
    <w:rsid w:val="00CD72FD"/>
    <w:rsid w:val="00CD78C5"/>
    <w:rsid w:val="00CD79A1"/>
    <w:rsid w:val="00CD7BDA"/>
    <w:rsid w:val="00CD7ECD"/>
    <w:rsid w:val="00CE06A9"/>
    <w:rsid w:val="00CE0B42"/>
    <w:rsid w:val="00CE0D71"/>
    <w:rsid w:val="00CE1189"/>
    <w:rsid w:val="00CE138A"/>
    <w:rsid w:val="00CE13E1"/>
    <w:rsid w:val="00CE1457"/>
    <w:rsid w:val="00CE151D"/>
    <w:rsid w:val="00CE1BDF"/>
    <w:rsid w:val="00CE1D9F"/>
    <w:rsid w:val="00CE236B"/>
    <w:rsid w:val="00CE2C48"/>
    <w:rsid w:val="00CE2DDE"/>
    <w:rsid w:val="00CE3AA1"/>
    <w:rsid w:val="00CE3D7D"/>
    <w:rsid w:val="00CE452A"/>
    <w:rsid w:val="00CE4592"/>
    <w:rsid w:val="00CE4D2B"/>
    <w:rsid w:val="00CE4D68"/>
    <w:rsid w:val="00CE4E10"/>
    <w:rsid w:val="00CE5163"/>
    <w:rsid w:val="00CE5641"/>
    <w:rsid w:val="00CE590B"/>
    <w:rsid w:val="00CE6182"/>
    <w:rsid w:val="00CE6455"/>
    <w:rsid w:val="00CE6554"/>
    <w:rsid w:val="00CE7321"/>
    <w:rsid w:val="00CE73C8"/>
    <w:rsid w:val="00CE74E1"/>
    <w:rsid w:val="00CE7597"/>
    <w:rsid w:val="00CE7FFD"/>
    <w:rsid w:val="00CF04D6"/>
    <w:rsid w:val="00CF09F2"/>
    <w:rsid w:val="00CF0F0B"/>
    <w:rsid w:val="00CF1637"/>
    <w:rsid w:val="00CF1EBF"/>
    <w:rsid w:val="00CF2162"/>
    <w:rsid w:val="00CF23E2"/>
    <w:rsid w:val="00CF267E"/>
    <w:rsid w:val="00CF2C00"/>
    <w:rsid w:val="00CF2CF7"/>
    <w:rsid w:val="00CF30CD"/>
    <w:rsid w:val="00CF3116"/>
    <w:rsid w:val="00CF394E"/>
    <w:rsid w:val="00CF40CC"/>
    <w:rsid w:val="00CF40E8"/>
    <w:rsid w:val="00CF4646"/>
    <w:rsid w:val="00CF4844"/>
    <w:rsid w:val="00CF492C"/>
    <w:rsid w:val="00CF4A0F"/>
    <w:rsid w:val="00CF4B7C"/>
    <w:rsid w:val="00CF5286"/>
    <w:rsid w:val="00CF58EF"/>
    <w:rsid w:val="00CF5A92"/>
    <w:rsid w:val="00CF5EBA"/>
    <w:rsid w:val="00CF6036"/>
    <w:rsid w:val="00CF60B7"/>
    <w:rsid w:val="00CF6362"/>
    <w:rsid w:val="00CF691A"/>
    <w:rsid w:val="00CF6D41"/>
    <w:rsid w:val="00CF7364"/>
    <w:rsid w:val="00CF79ED"/>
    <w:rsid w:val="00D0009C"/>
    <w:rsid w:val="00D00919"/>
    <w:rsid w:val="00D0158E"/>
    <w:rsid w:val="00D01701"/>
    <w:rsid w:val="00D01B52"/>
    <w:rsid w:val="00D01C9F"/>
    <w:rsid w:val="00D024E8"/>
    <w:rsid w:val="00D02795"/>
    <w:rsid w:val="00D02F0C"/>
    <w:rsid w:val="00D03CB4"/>
    <w:rsid w:val="00D0423D"/>
    <w:rsid w:val="00D04A7E"/>
    <w:rsid w:val="00D04CEF"/>
    <w:rsid w:val="00D05711"/>
    <w:rsid w:val="00D06422"/>
    <w:rsid w:val="00D06587"/>
    <w:rsid w:val="00D069BE"/>
    <w:rsid w:val="00D0744B"/>
    <w:rsid w:val="00D078BA"/>
    <w:rsid w:val="00D078FC"/>
    <w:rsid w:val="00D079EE"/>
    <w:rsid w:val="00D07ED7"/>
    <w:rsid w:val="00D10AED"/>
    <w:rsid w:val="00D10FA2"/>
    <w:rsid w:val="00D11BFB"/>
    <w:rsid w:val="00D11E99"/>
    <w:rsid w:val="00D123BF"/>
    <w:rsid w:val="00D12A6F"/>
    <w:rsid w:val="00D12CE7"/>
    <w:rsid w:val="00D12D2E"/>
    <w:rsid w:val="00D131B1"/>
    <w:rsid w:val="00D1325E"/>
    <w:rsid w:val="00D13476"/>
    <w:rsid w:val="00D1350A"/>
    <w:rsid w:val="00D137CC"/>
    <w:rsid w:val="00D14304"/>
    <w:rsid w:val="00D1478D"/>
    <w:rsid w:val="00D147F2"/>
    <w:rsid w:val="00D14973"/>
    <w:rsid w:val="00D14C85"/>
    <w:rsid w:val="00D153A5"/>
    <w:rsid w:val="00D15E87"/>
    <w:rsid w:val="00D16918"/>
    <w:rsid w:val="00D16AD4"/>
    <w:rsid w:val="00D16C5C"/>
    <w:rsid w:val="00D16DBF"/>
    <w:rsid w:val="00D16E64"/>
    <w:rsid w:val="00D17008"/>
    <w:rsid w:val="00D172E3"/>
    <w:rsid w:val="00D201D8"/>
    <w:rsid w:val="00D204D1"/>
    <w:rsid w:val="00D212FC"/>
    <w:rsid w:val="00D217E5"/>
    <w:rsid w:val="00D21923"/>
    <w:rsid w:val="00D21D21"/>
    <w:rsid w:val="00D21D81"/>
    <w:rsid w:val="00D21E0B"/>
    <w:rsid w:val="00D220C2"/>
    <w:rsid w:val="00D22966"/>
    <w:rsid w:val="00D2300D"/>
    <w:rsid w:val="00D23051"/>
    <w:rsid w:val="00D230BE"/>
    <w:rsid w:val="00D2320A"/>
    <w:rsid w:val="00D23481"/>
    <w:rsid w:val="00D238BB"/>
    <w:rsid w:val="00D23DEB"/>
    <w:rsid w:val="00D24B5C"/>
    <w:rsid w:val="00D24BBD"/>
    <w:rsid w:val="00D24CA2"/>
    <w:rsid w:val="00D24F4B"/>
    <w:rsid w:val="00D253ED"/>
    <w:rsid w:val="00D25F93"/>
    <w:rsid w:val="00D26694"/>
    <w:rsid w:val="00D26A18"/>
    <w:rsid w:val="00D26A28"/>
    <w:rsid w:val="00D26EA1"/>
    <w:rsid w:val="00D30BFC"/>
    <w:rsid w:val="00D30CAA"/>
    <w:rsid w:val="00D3113F"/>
    <w:rsid w:val="00D31A69"/>
    <w:rsid w:val="00D31DA4"/>
    <w:rsid w:val="00D31F14"/>
    <w:rsid w:val="00D32273"/>
    <w:rsid w:val="00D3329B"/>
    <w:rsid w:val="00D33FE2"/>
    <w:rsid w:val="00D34080"/>
    <w:rsid w:val="00D348E9"/>
    <w:rsid w:val="00D34C6F"/>
    <w:rsid w:val="00D34C83"/>
    <w:rsid w:val="00D35ACB"/>
    <w:rsid w:val="00D366B9"/>
    <w:rsid w:val="00D36C10"/>
    <w:rsid w:val="00D37366"/>
    <w:rsid w:val="00D37B08"/>
    <w:rsid w:val="00D37B64"/>
    <w:rsid w:val="00D37DC1"/>
    <w:rsid w:val="00D40BA1"/>
    <w:rsid w:val="00D415D9"/>
    <w:rsid w:val="00D4194D"/>
    <w:rsid w:val="00D41B63"/>
    <w:rsid w:val="00D424E4"/>
    <w:rsid w:val="00D42737"/>
    <w:rsid w:val="00D4296A"/>
    <w:rsid w:val="00D43137"/>
    <w:rsid w:val="00D431B9"/>
    <w:rsid w:val="00D43336"/>
    <w:rsid w:val="00D43E9F"/>
    <w:rsid w:val="00D44438"/>
    <w:rsid w:val="00D456FB"/>
    <w:rsid w:val="00D4632D"/>
    <w:rsid w:val="00D46426"/>
    <w:rsid w:val="00D46F52"/>
    <w:rsid w:val="00D47240"/>
    <w:rsid w:val="00D47537"/>
    <w:rsid w:val="00D4766C"/>
    <w:rsid w:val="00D4775D"/>
    <w:rsid w:val="00D47B9A"/>
    <w:rsid w:val="00D47E8E"/>
    <w:rsid w:val="00D504E3"/>
    <w:rsid w:val="00D50C1A"/>
    <w:rsid w:val="00D50FD4"/>
    <w:rsid w:val="00D513E2"/>
    <w:rsid w:val="00D514AB"/>
    <w:rsid w:val="00D51F8A"/>
    <w:rsid w:val="00D52794"/>
    <w:rsid w:val="00D52861"/>
    <w:rsid w:val="00D5296D"/>
    <w:rsid w:val="00D52B95"/>
    <w:rsid w:val="00D52E08"/>
    <w:rsid w:val="00D53048"/>
    <w:rsid w:val="00D530B9"/>
    <w:rsid w:val="00D53186"/>
    <w:rsid w:val="00D53394"/>
    <w:rsid w:val="00D53C7F"/>
    <w:rsid w:val="00D54028"/>
    <w:rsid w:val="00D540CC"/>
    <w:rsid w:val="00D54505"/>
    <w:rsid w:val="00D54EF0"/>
    <w:rsid w:val="00D54F51"/>
    <w:rsid w:val="00D553F1"/>
    <w:rsid w:val="00D554B4"/>
    <w:rsid w:val="00D55641"/>
    <w:rsid w:val="00D55C2E"/>
    <w:rsid w:val="00D56707"/>
    <w:rsid w:val="00D56A8B"/>
    <w:rsid w:val="00D57300"/>
    <w:rsid w:val="00D573FB"/>
    <w:rsid w:val="00D578AE"/>
    <w:rsid w:val="00D57A5D"/>
    <w:rsid w:val="00D57D44"/>
    <w:rsid w:val="00D601AB"/>
    <w:rsid w:val="00D60490"/>
    <w:rsid w:val="00D60785"/>
    <w:rsid w:val="00D60CC7"/>
    <w:rsid w:val="00D61B4C"/>
    <w:rsid w:val="00D61F8C"/>
    <w:rsid w:val="00D620D7"/>
    <w:rsid w:val="00D62531"/>
    <w:rsid w:val="00D62BD3"/>
    <w:rsid w:val="00D62E03"/>
    <w:rsid w:val="00D63412"/>
    <w:rsid w:val="00D63CED"/>
    <w:rsid w:val="00D640A8"/>
    <w:rsid w:val="00D64751"/>
    <w:rsid w:val="00D6482D"/>
    <w:rsid w:val="00D64830"/>
    <w:rsid w:val="00D6510D"/>
    <w:rsid w:val="00D654FC"/>
    <w:rsid w:val="00D65A14"/>
    <w:rsid w:val="00D65C02"/>
    <w:rsid w:val="00D66964"/>
    <w:rsid w:val="00D675D4"/>
    <w:rsid w:val="00D7060E"/>
    <w:rsid w:val="00D70A2C"/>
    <w:rsid w:val="00D71B57"/>
    <w:rsid w:val="00D720A5"/>
    <w:rsid w:val="00D7256F"/>
    <w:rsid w:val="00D72855"/>
    <w:rsid w:val="00D72CEA"/>
    <w:rsid w:val="00D73155"/>
    <w:rsid w:val="00D73AE3"/>
    <w:rsid w:val="00D73E46"/>
    <w:rsid w:val="00D746AB"/>
    <w:rsid w:val="00D7475E"/>
    <w:rsid w:val="00D74814"/>
    <w:rsid w:val="00D7489E"/>
    <w:rsid w:val="00D74CA8"/>
    <w:rsid w:val="00D75134"/>
    <w:rsid w:val="00D75880"/>
    <w:rsid w:val="00D7599E"/>
    <w:rsid w:val="00D75CD5"/>
    <w:rsid w:val="00D75E00"/>
    <w:rsid w:val="00D7637E"/>
    <w:rsid w:val="00D76401"/>
    <w:rsid w:val="00D764B4"/>
    <w:rsid w:val="00D7687B"/>
    <w:rsid w:val="00D778C2"/>
    <w:rsid w:val="00D77D34"/>
    <w:rsid w:val="00D77F31"/>
    <w:rsid w:val="00D77FD8"/>
    <w:rsid w:val="00D80465"/>
    <w:rsid w:val="00D804CB"/>
    <w:rsid w:val="00D8110B"/>
    <w:rsid w:val="00D813D4"/>
    <w:rsid w:val="00D81894"/>
    <w:rsid w:val="00D8190E"/>
    <w:rsid w:val="00D81BD9"/>
    <w:rsid w:val="00D81DF6"/>
    <w:rsid w:val="00D82090"/>
    <w:rsid w:val="00D82378"/>
    <w:rsid w:val="00D82543"/>
    <w:rsid w:val="00D82765"/>
    <w:rsid w:val="00D827D3"/>
    <w:rsid w:val="00D828A5"/>
    <w:rsid w:val="00D83666"/>
    <w:rsid w:val="00D8373E"/>
    <w:rsid w:val="00D837E4"/>
    <w:rsid w:val="00D83FF7"/>
    <w:rsid w:val="00D84473"/>
    <w:rsid w:val="00D84506"/>
    <w:rsid w:val="00D855C2"/>
    <w:rsid w:val="00D85AA5"/>
    <w:rsid w:val="00D861AB"/>
    <w:rsid w:val="00D8663B"/>
    <w:rsid w:val="00D8731D"/>
    <w:rsid w:val="00D8735A"/>
    <w:rsid w:val="00D8746F"/>
    <w:rsid w:val="00D8751D"/>
    <w:rsid w:val="00D87760"/>
    <w:rsid w:val="00D90A2F"/>
    <w:rsid w:val="00D91AF7"/>
    <w:rsid w:val="00D92418"/>
    <w:rsid w:val="00D9285D"/>
    <w:rsid w:val="00D928EA"/>
    <w:rsid w:val="00D92B12"/>
    <w:rsid w:val="00D931EE"/>
    <w:rsid w:val="00D934DE"/>
    <w:rsid w:val="00D9394C"/>
    <w:rsid w:val="00D93988"/>
    <w:rsid w:val="00D94398"/>
    <w:rsid w:val="00D94F78"/>
    <w:rsid w:val="00D9562D"/>
    <w:rsid w:val="00D95EDE"/>
    <w:rsid w:val="00D969CA"/>
    <w:rsid w:val="00D96A44"/>
    <w:rsid w:val="00D96CFB"/>
    <w:rsid w:val="00D9708B"/>
    <w:rsid w:val="00D972D0"/>
    <w:rsid w:val="00D975AE"/>
    <w:rsid w:val="00D976B2"/>
    <w:rsid w:val="00D97AF9"/>
    <w:rsid w:val="00DA0924"/>
    <w:rsid w:val="00DA0EF1"/>
    <w:rsid w:val="00DA14D4"/>
    <w:rsid w:val="00DA1542"/>
    <w:rsid w:val="00DA1BC5"/>
    <w:rsid w:val="00DA1DC4"/>
    <w:rsid w:val="00DA2497"/>
    <w:rsid w:val="00DA27B2"/>
    <w:rsid w:val="00DA2818"/>
    <w:rsid w:val="00DA28FD"/>
    <w:rsid w:val="00DA2960"/>
    <w:rsid w:val="00DA3019"/>
    <w:rsid w:val="00DA385F"/>
    <w:rsid w:val="00DA3A80"/>
    <w:rsid w:val="00DA3C9A"/>
    <w:rsid w:val="00DA3E67"/>
    <w:rsid w:val="00DA40CC"/>
    <w:rsid w:val="00DA4215"/>
    <w:rsid w:val="00DA4712"/>
    <w:rsid w:val="00DA4891"/>
    <w:rsid w:val="00DA4A86"/>
    <w:rsid w:val="00DA4C38"/>
    <w:rsid w:val="00DA5461"/>
    <w:rsid w:val="00DA55CD"/>
    <w:rsid w:val="00DA62A7"/>
    <w:rsid w:val="00DA63A0"/>
    <w:rsid w:val="00DA6476"/>
    <w:rsid w:val="00DA691D"/>
    <w:rsid w:val="00DA6A69"/>
    <w:rsid w:val="00DA720C"/>
    <w:rsid w:val="00DA79AF"/>
    <w:rsid w:val="00DA7CA4"/>
    <w:rsid w:val="00DA7E91"/>
    <w:rsid w:val="00DB07E1"/>
    <w:rsid w:val="00DB0DAC"/>
    <w:rsid w:val="00DB18C0"/>
    <w:rsid w:val="00DB1C8A"/>
    <w:rsid w:val="00DB208B"/>
    <w:rsid w:val="00DB20C9"/>
    <w:rsid w:val="00DB262C"/>
    <w:rsid w:val="00DB26D7"/>
    <w:rsid w:val="00DB297F"/>
    <w:rsid w:val="00DB2C75"/>
    <w:rsid w:val="00DB311C"/>
    <w:rsid w:val="00DB35A8"/>
    <w:rsid w:val="00DB4098"/>
    <w:rsid w:val="00DB5521"/>
    <w:rsid w:val="00DB5756"/>
    <w:rsid w:val="00DB64C3"/>
    <w:rsid w:val="00DB6800"/>
    <w:rsid w:val="00DB73A8"/>
    <w:rsid w:val="00DC025A"/>
    <w:rsid w:val="00DC06C5"/>
    <w:rsid w:val="00DC082A"/>
    <w:rsid w:val="00DC08A7"/>
    <w:rsid w:val="00DC08C8"/>
    <w:rsid w:val="00DC0C06"/>
    <w:rsid w:val="00DC10DF"/>
    <w:rsid w:val="00DC1275"/>
    <w:rsid w:val="00DC17F2"/>
    <w:rsid w:val="00DC1A0B"/>
    <w:rsid w:val="00DC2CC9"/>
    <w:rsid w:val="00DC35C0"/>
    <w:rsid w:val="00DC3779"/>
    <w:rsid w:val="00DC3D26"/>
    <w:rsid w:val="00DC46B7"/>
    <w:rsid w:val="00DC4856"/>
    <w:rsid w:val="00DC4B7A"/>
    <w:rsid w:val="00DC4E11"/>
    <w:rsid w:val="00DC4EFA"/>
    <w:rsid w:val="00DC4FC3"/>
    <w:rsid w:val="00DC50E8"/>
    <w:rsid w:val="00DC5748"/>
    <w:rsid w:val="00DC59F6"/>
    <w:rsid w:val="00DC5C98"/>
    <w:rsid w:val="00DC5DA1"/>
    <w:rsid w:val="00DC5FB2"/>
    <w:rsid w:val="00DC641C"/>
    <w:rsid w:val="00DC6531"/>
    <w:rsid w:val="00DC6831"/>
    <w:rsid w:val="00DC7811"/>
    <w:rsid w:val="00DC7873"/>
    <w:rsid w:val="00DC7D3B"/>
    <w:rsid w:val="00DD01BC"/>
    <w:rsid w:val="00DD02D3"/>
    <w:rsid w:val="00DD05BC"/>
    <w:rsid w:val="00DD090B"/>
    <w:rsid w:val="00DD101C"/>
    <w:rsid w:val="00DD146D"/>
    <w:rsid w:val="00DD1575"/>
    <w:rsid w:val="00DD19F3"/>
    <w:rsid w:val="00DD1A8F"/>
    <w:rsid w:val="00DD1CC0"/>
    <w:rsid w:val="00DD2024"/>
    <w:rsid w:val="00DD2167"/>
    <w:rsid w:val="00DD222B"/>
    <w:rsid w:val="00DD3AC4"/>
    <w:rsid w:val="00DD3DDF"/>
    <w:rsid w:val="00DD3E30"/>
    <w:rsid w:val="00DD3F65"/>
    <w:rsid w:val="00DD427A"/>
    <w:rsid w:val="00DD44BB"/>
    <w:rsid w:val="00DD458D"/>
    <w:rsid w:val="00DD4E0C"/>
    <w:rsid w:val="00DD58C0"/>
    <w:rsid w:val="00DD6243"/>
    <w:rsid w:val="00DD6528"/>
    <w:rsid w:val="00DD6FA2"/>
    <w:rsid w:val="00DD70C2"/>
    <w:rsid w:val="00DD748A"/>
    <w:rsid w:val="00DE04E8"/>
    <w:rsid w:val="00DE1759"/>
    <w:rsid w:val="00DE20CF"/>
    <w:rsid w:val="00DE332A"/>
    <w:rsid w:val="00DE3907"/>
    <w:rsid w:val="00DE4706"/>
    <w:rsid w:val="00DE483A"/>
    <w:rsid w:val="00DE4E65"/>
    <w:rsid w:val="00DE553D"/>
    <w:rsid w:val="00DE5894"/>
    <w:rsid w:val="00DE59D0"/>
    <w:rsid w:val="00DE6C70"/>
    <w:rsid w:val="00DE7373"/>
    <w:rsid w:val="00DE7688"/>
    <w:rsid w:val="00DE7C06"/>
    <w:rsid w:val="00DE7C62"/>
    <w:rsid w:val="00DF0EB5"/>
    <w:rsid w:val="00DF1048"/>
    <w:rsid w:val="00DF10F2"/>
    <w:rsid w:val="00DF1149"/>
    <w:rsid w:val="00DF1DC1"/>
    <w:rsid w:val="00DF219E"/>
    <w:rsid w:val="00DF2E70"/>
    <w:rsid w:val="00DF3295"/>
    <w:rsid w:val="00DF32B4"/>
    <w:rsid w:val="00DF3B86"/>
    <w:rsid w:val="00DF3DC3"/>
    <w:rsid w:val="00DF4A88"/>
    <w:rsid w:val="00DF4C2A"/>
    <w:rsid w:val="00DF4C71"/>
    <w:rsid w:val="00DF4D7A"/>
    <w:rsid w:val="00DF55F1"/>
    <w:rsid w:val="00DF5CBE"/>
    <w:rsid w:val="00DF5E2B"/>
    <w:rsid w:val="00DF5F3D"/>
    <w:rsid w:val="00DF616D"/>
    <w:rsid w:val="00DF6B50"/>
    <w:rsid w:val="00DF7874"/>
    <w:rsid w:val="00DF7ADC"/>
    <w:rsid w:val="00DF7E34"/>
    <w:rsid w:val="00DF7EBD"/>
    <w:rsid w:val="00E007F1"/>
    <w:rsid w:val="00E0099B"/>
    <w:rsid w:val="00E00C2C"/>
    <w:rsid w:val="00E01176"/>
    <w:rsid w:val="00E012F0"/>
    <w:rsid w:val="00E01752"/>
    <w:rsid w:val="00E01EB0"/>
    <w:rsid w:val="00E01EF1"/>
    <w:rsid w:val="00E02026"/>
    <w:rsid w:val="00E0306C"/>
    <w:rsid w:val="00E03143"/>
    <w:rsid w:val="00E0354E"/>
    <w:rsid w:val="00E0443B"/>
    <w:rsid w:val="00E046C2"/>
    <w:rsid w:val="00E04B39"/>
    <w:rsid w:val="00E04C09"/>
    <w:rsid w:val="00E053BA"/>
    <w:rsid w:val="00E054D9"/>
    <w:rsid w:val="00E056C4"/>
    <w:rsid w:val="00E05C0E"/>
    <w:rsid w:val="00E05EC2"/>
    <w:rsid w:val="00E069CF"/>
    <w:rsid w:val="00E06DF9"/>
    <w:rsid w:val="00E06F72"/>
    <w:rsid w:val="00E1050C"/>
    <w:rsid w:val="00E11226"/>
    <w:rsid w:val="00E1163E"/>
    <w:rsid w:val="00E11982"/>
    <w:rsid w:val="00E11E8D"/>
    <w:rsid w:val="00E1204E"/>
    <w:rsid w:val="00E120ED"/>
    <w:rsid w:val="00E12BE1"/>
    <w:rsid w:val="00E12CC2"/>
    <w:rsid w:val="00E1302A"/>
    <w:rsid w:val="00E1406A"/>
    <w:rsid w:val="00E140BB"/>
    <w:rsid w:val="00E14141"/>
    <w:rsid w:val="00E14591"/>
    <w:rsid w:val="00E14E3F"/>
    <w:rsid w:val="00E15DD1"/>
    <w:rsid w:val="00E164C7"/>
    <w:rsid w:val="00E16684"/>
    <w:rsid w:val="00E16B08"/>
    <w:rsid w:val="00E178CB"/>
    <w:rsid w:val="00E17C44"/>
    <w:rsid w:val="00E204AA"/>
    <w:rsid w:val="00E215EB"/>
    <w:rsid w:val="00E21732"/>
    <w:rsid w:val="00E219CF"/>
    <w:rsid w:val="00E21F9A"/>
    <w:rsid w:val="00E222D1"/>
    <w:rsid w:val="00E2244E"/>
    <w:rsid w:val="00E229A6"/>
    <w:rsid w:val="00E22B40"/>
    <w:rsid w:val="00E23506"/>
    <w:rsid w:val="00E23AE7"/>
    <w:rsid w:val="00E24549"/>
    <w:rsid w:val="00E24D5E"/>
    <w:rsid w:val="00E24E97"/>
    <w:rsid w:val="00E25696"/>
    <w:rsid w:val="00E25A1E"/>
    <w:rsid w:val="00E25C1A"/>
    <w:rsid w:val="00E260FC"/>
    <w:rsid w:val="00E261B9"/>
    <w:rsid w:val="00E261FA"/>
    <w:rsid w:val="00E266BD"/>
    <w:rsid w:val="00E26A02"/>
    <w:rsid w:val="00E2714A"/>
    <w:rsid w:val="00E27A07"/>
    <w:rsid w:val="00E27EF2"/>
    <w:rsid w:val="00E3027D"/>
    <w:rsid w:val="00E302C0"/>
    <w:rsid w:val="00E30401"/>
    <w:rsid w:val="00E30E8E"/>
    <w:rsid w:val="00E313F0"/>
    <w:rsid w:val="00E31BB9"/>
    <w:rsid w:val="00E326A3"/>
    <w:rsid w:val="00E3276C"/>
    <w:rsid w:val="00E3310D"/>
    <w:rsid w:val="00E3327C"/>
    <w:rsid w:val="00E335B7"/>
    <w:rsid w:val="00E33E2D"/>
    <w:rsid w:val="00E34272"/>
    <w:rsid w:val="00E3467C"/>
    <w:rsid w:val="00E34685"/>
    <w:rsid w:val="00E347A0"/>
    <w:rsid w:val="00E34C72"/>
    <w:rsid w:val="00E35C77"/>
    <w:rsid w:val="00E35CF9"/>
    <w:rsid w:val="00E3625D"/>
    <w:rsid w:val="00E3697A"/>
    <w:rsid w:val="00E40112"/>
    <w:rsid w:val="00E40320"/>
    <w:rsid w:val="00E403F8"/>
    <w:rsid w:val="00E408B8"/>
    <w:rsid w:val="00E41073"/>
    <w:rsid w:val="00E414D7"/>
    <w:rsid w:val="00E428F7"/>
    <w:rsid w:val="00E42C02"/>
    <w:rsid w:val="00E437FE"/>
    <w:rsid w:val="00E4398A"/>
    <w:rsid w:val="00E43D80"/>
    <w:rsid w:val="00E444F5"/>
    <w:rsid w:val="00E445F1"/>
    <w:rsid w:val="00E44CF2"/>
    <w:rsid w:val="00E44EC2"/>
    <w:rsid w:val="00E452E1"/>
    <w:rsid w:val="00E4531B"/>
    <w:rsid w:val="00E465AE"/>
    <w:rsid w:val="00E46645"/>
    <w:rsid w:val="00E4666E"/>
    <w:rsid w:val="00E46F15"/>
    <w:rsid w:val="00E47502"/>
    <w:rsid w:val="00E47647"/>
    <w:rsid w:val="00E476B9"/>
    <w:rsid w:val="00E5013E"/>
    <w:rsid w:val="00E50314"/>
    <w:rsid w:val="00E50BEB"/>
    <w:rsid w:val="00E50EA8"/>
    <w:rsid w:val="00E5112A"/>
    <w:rsid w:val="00E517C9"/>
    <w:rsid w:val="00E5192E"/>
    <w:rsid w:val="00E51CA7"/>
    <w:rsid w:val="00E52113"/>
    <w:rsid w:val="00E52865"/>
    <w:rsid w:val="00E52D7E"/>
    <w:rsid w:val="00E5404C"/>
    <w:rsid w:val="00E54A98"/>
    <w:rsid w:val="00E54D38"/>
    <w:rsid w:val="00E55165"/>
    <w:rsid w:val="00E554FE"/>
    <w:rsid w:val="00E55EC7"/>
    <w:rsid w:val="00E56195"/>
    <w:rsid w:val="00E569A4"/>
    <w:rsid w:val="00E56E2C"/>
    <w:rsid w:val="00E56FE8"/>
    <w:rsid w:val="00E570F5"/>
    <w:rsid w:val="00E57332"/>
    <w:rsid w:val="00E57560"/>
    <w:rsid w:val="00E57B1E"/>
    <w:rsid w:val="00E6009C"/>
    <w:rsid w:val="00E6110F"/>
    <w:rsid w:val="00E612AB"/>
    <w:rsid w:val="00E616F3"/>
    <w:rsid w:val="00E617EF"/>
    <w:rsid w:val="00E61936"/>
    <w:rsid w:val="00E61AB5"/>
    <w:rsid w:val="00E62772"/>
    <w:rsid w:val="00E634C4"/>
    <w:rsid w:val="00E64234"/>
    <w:rsid w:val="00E64A7C"/>
    <w:rsid w:val="00E658A1"/>
    <w:rsid w:val="00E65B73"/>
    <w:rsid w:val="00E65C89"/>
    <w:rsid w:val="00E65D1C"/>
    <w:rsid w:val="00E65F1C"/>
    <w:rsid w:val="00E6639B"/>
    <w:rsid w:val="00E66518"/>
    <w:rsid w:val="00E6656E"/>
    <w:rsid w:val="00E6681A"/>
    <w:rsid w:val="00E66831"/>
    <w:rsid w:val="00E6698F"/>
    <w:rsid w:val="00E66AFF"/>
    <w:rsid w:val="00E66B78"/>
    <w:rsid w:val="00E66C6D"/>
    <w:rsid w:val="00E6741B"/>
    <w:rsid w:val="00E675FD"/>
    <w:rsid w:val="00E67C57"/>
    <w:rsid w:val="00E67D5A"/>
    <w:rsid w:val="00E67DE0"/>
    <w:rsid w:val="00E705AB"/>
    <w:rsid w:val="00E70B0D"/>
    <w:rsid w:val="00E70BD9"/>
    <w:rsid w:val="00E70C36"/>
    <w:rsid w:val="00E70DBD"/>
    <w:rsid w:val="00E724BE"/>
    <w:rsid w:val="00E72986"/>
    <w:rsid w:val="00E733C2"/>
    <w:rsid w:val="00E7395D"/>
    <w:rsid w:val="00E74FCE"/>
    <w:rsid w:val="00E760BA"/>
    <w:rsid w:val="00E7697C"/>
    <w:rsid w:val="00E76F4C"/>
    <w:rsid w:val="00E7754A"/>
    <w:rsid w:val="00E80783"/>
    <w:rsid w:val="00E80944"/>
    <w:rsid w:val="00E8132F"/>
    <w:rsid w:val="00E81450"/>
    <w:rsid w:val="00E8192C"/>
    <w:rsid w:val="00E82472"/>
    <w:rsid w:val="00E83526"/>
    <w:rsid w:val="00E836D4"/>
    <w:rsid w:val="00E83B23"/>
    <w:rsid w:val="00E83B5A"/>
    <w:rsid w:val="00E843A7"/>
    <w:rsid w:val="00E84AAD"/>
    <w:rsid w:val="00E84C8C"/>
    <w:rsid w:val="00E8517B"/>
    <w:rsid w:val="00E85472"/>
    <w:rsid w:val="00E85C04"/>
    <w:rsid w:val="00E85FB7"/>
    <w:rsid w:val="00E8641F"/>
    <w:rsid w:val="00E866F6"/>
    <w:rsid w:val="00E8676D"/>
    <w:rsid w:val="00E86A47"/>
    <w:rsid w:val="00E87334"/>
    <w:rsid w:val="00E8742F"/>
    <w:rsid w:val="00E87478"/>
    <w:rsid w:val="00E874E1"/>
    <w:rsid w:val="00E87858"/>
    <w:rsid w:val="00E87B2D"/>
    <w:rsid w:val="00E9014E"/>
    <w:rsid w:val="00E9016E"/>
    <w:rsid w:val="00E901B0"/>
    <w:rsid w:val="00E90331"/>
    <w:rsid w:val="00E903C2"/>
    <w:rsid w:val="00E9072D"/>
    <w:rsid w:val="00E90742"/>
    <w:rsid w:val="00E907EB"/>
    <w:rsid w:val="00E90AA9"/>
    <w:rsid w:val="00E910AF"/>
    <w:rsid w:val="00E914B5"/>
    <w:rsid w:val="00E9181B"/>
    <w:rsid w:val="00E91A32"/>
    <w:rsid w:val="00E91D80"/>
    <w:rsid w:val="00E927E8"/>
    <w:rsid w:val="00E928EF"/>
    <w:rsid w:val="00E92A0F"/>
    <w:rsid w:val="00E937FF"/>
    <w:rsid w:val="00E94198"/>
    <w:rsid w:val="00E9469B"/>
    <w:rsid w:val="00E94B48"/>
    <w:rsid w:val="00E94B7C"/>
    <w:rsid w:val="00E94C31"/>
    <w:rsid w:val="00E9509E"/>
    <w:rsid w:val="00E9563D"/>
    <w:rsid w:val="00E956C8"/>
    <w:rsid w:val="00E95966"/>
    <w:rsid w:val="00E95B99"/>
    <w:rsid w:val="00E965BA"/>
    <w:rsid w:val="00E96DCC"/>
    <w:rsid w:val="00E96F20"/>
    <w:rsid w:val="00E96FD1"/>
    <w:rsid w:val="00E9717C"/>
    <w:rsid w:val="00E971B2"/>
    <w:rsid w:val="00EA1D50"/>
    <w:rsid w:val="00EA1E5B"/>
    <w:rsid w:val="00EA2743"/>
    <w:rsid w:val="00EA2ADD"/>
    <w:rsid w:val="00EA39D0"/>
    <w:rsid w:val="00EA4919"/>
    <w:rsid w:val="00EA496A"/>
    <w:rsid w:val="00EA4B18"/>
    <w:rsid w:val="00EA4C42"/>
    <w:rsid w:val="00EA5676"/>
    <w:rsid w:val="00EA5884"/>
    <w:rsid w:val="00EA5E56"/>
    <w:rsid w:val="00EA5FE2"/>
    <w:rsid w:val="00EA6469"/>
    <w:rsid w:val="00EA6833"/>
    <w:rsid w:val="00EA6C95"/>
    <w:rsid w:val="00EB0406"/>
    <w:rsid w:val="00EB0437"/>
    <w:rsid w:val="00EB081D"/>
    <w:rsid w:val="00EB0AF2"/>
    <w:rsid w:val="00EB1614"/>
    <w:rsid w:val="00EB1AF7"/>
    <w:rsid w:val="00EB2403"/>
    <w:rsid w:val="00EB26FB"/>
    <w:rsid w:val="00EB2C07"/>
    <w:rsid w:val="00EB2F45"/>
    <w:rsid w:val="00EB3415"/>
    <w:rsid w:val="00EB3974"/>
    <w:rsid w:val="00EB3DDE"/>
    <w:rsid w:val="00EB3F17"/>
    <w:rsid w:val="00EB4179"/>
    <w:rsid w:val="00EB488B"/>
    <w:rsid w:val="00EB4A4F"/>
    <w:rsid w:val="00EB4B15"/>
    <w:rsid w:val="00EB4D4E"/>
    <w:rsid w:val="00EB5131"/>
    <w:rsid w:val="00EB561A"/>
    <w:rsid w:val="00EB5691"/>
    <w:rsid w:val="00EB594A"/>
    <w:rsid w:val="00EB6558"/>
    <w:rsid w:val="00EB66F2"/>
    <w:rsid w:val="00EB676D"/>
    <w:rsid w:val="00EB6956"/>
    <w:rsid w:val="00EB6E91"/>
    <w:rsid w:val="00EB70B9"/>
    <w:rsid w:val="00EB7678"/>
    <w:rsid w:val="00EB7769"/>
    <w:rsid w:val="00EB7B1C"/>
    <w:rsid w:val="00EB7F7F"/>
    <w:rsid w:val="00EC1AB2"/>
    <w:rsid w:val="00EC1BE7"/>
    <w:rsid w:val="00EC25A9"/>
    <w:rsid w:val="00EC3045"/>
    <w:rsid w:val="00EC3060"/>
    <w:rsid w:val="00EC3EEE"/>
    <w:rsid w:val="00EC440B"/>
    <w:rsid w:val="00EC4BB1"/>
    <w:rsid w:val="00EC4BDF"/>
    <w:rsid w:val="00EC51AB"/>
    <w:rsid w:val="00EC51CA"/>
    <w:rsid w:val="00EC571E"/>
    <w:rsid w:val="00EC5ACC"/>
    <w:rsid w:val="00EC5B7B"/>
    <w:rsid w:val="00EC6693"/>
    <w:rsid w:val="00EC6BB5"/>
    <w:rsid w:val="00EC6DF4"/>
    <w:rsid w:val="00EC6EF9"/>
    <w:rsid w:val="00EC7159"/>
    <w:rsid w:val="00EC71F5"/>
    <w:rsid w:val="00EC72A1"/>
    <w:rsid w:val="00EC733D"/>
    <w:rsid w:val="00ED0802"/>
    <w:rsid w:val="00ED0BE4"/>
    <w:rsid w:val="00ED10E5"/>
    <w:rsid w:val="00ED129B"/>
    <w:rsid w:val="00ED184E"/>
    <w:rsid w:val="00ED1880"/>
    <w:rsid w:val="00ED1AE5"/>
    <w:rsid w:val="00ED1F30"/>
    <w:rsid w:val="00ED2DED"/>
    <w:rsid w:val="00ED2F81"/>
    <w:rsid w:val="00ED3E52"/>
    <w:rsid w:val="00ED454D"/>
    <w:rsid w:val="00ED4BF1"/>
    <w:rsid w:val="00ED53AF"/>
    <w:rsid w:val="00ED5AF8"/>
    <w:rsid w:val="00ED5B69"/>
    <w:rsid w:val="00ED6877"/>
    <w:rsid w:val="00ED6AA2"/>
    <w:rsid w:val="00ED7EF0"/>
    <w:rsid w:val="00EE031E"/>
    <w:rsid w:val="00EE0601"/>
    <w:rsid w:val="00EE0CFE"/>
    <w:rsid w:val="00EE1BFD"/>
    <w:rsid w:val="00EE214A"/>
    <w:rsid w:val="00EE2974"/>
    <w:rsid w:val="00EE2A0A"/>
    <w:rsid w:val="00EE3108"/>
    <w:rsid w:val="00EE34DE"/>
    <w:rsid w:val="00EE3915"/>
    <w:rsid w:val="00EE4AC0"/>
    <w:rsid w:val="00EE4BC5"/>
    <w:rsid w:val="00EE4BF9"/>
    <w:rsid w:val="00EE4CD1"/>
    <w:rsid w:val="00EE5488"/>
    <w:rsid w:val="00EE5D6C"/>
    <w:rsid w:val="00EE614A"/>
    <w:rsid w:val="00EE6965"/>
    <w:rsid w:val="00EE7DB7"/>
    <w:rsid w:val="00EF004D"/>
    <w:rsid w:val="00EF0231"/>
    <w:rsid w:val="00EF026E"/>
    <w:rsid w:val="00EF0A9A"/>
    <w:rsid w:val="00EF0DCA"/>
    <w:rsid w:val="00EF29EA"/>
    <w:rsid w:val="00EF2F39"/>
    <w:rsid w:val="00EF320D"/>
    <w:rsid w:val="00EF3250"/>
    <w:rsid w:val="00EF34A9"/>
    <w:rsid w:val="00EF368C"/>
    <w:rsid w:val="00EF382A"/>
    <w:rsid w:val="00EF42B2"/>
    <w:rsid w:val="00EF465A"/>
    <w:rsid w:val="00EF46B5"/>
    <w:rsid w:val="00EF470C"/>
    <w:rsid w:val="00EF4D8A"/>
    <w:rsid w:val="00EF4E24"/>
    <w:rsid w:val="00EF59F7"/>
    <w:rsid w:val="00EF6100"/>
    <w:rsid w:val="00EF743C"/>
    <w:rsid w:val="00EF7771"/>
    <w:rsid w:val="00F01551"/>
    <w:rsid w:val="00F01F78"/>
    <w:rsid w:val="00F0324B"/>
    <w:rsid w:val="00F03B0E"/>
    <w:rsid w:val="00F04489"/>
    <w:rsid w:val="00F0458C"/>
    <w:rsid w:val="00F04D8D"/>
    <w:rsid w:val="00F05101"/>
    <w:rsid w:val="00F05528"/>
    <w:rsid w:val="00F05783"/>
    <w:rsid w:val="00F059A1"/>
    <w:rsid w:val="00F06C90"/>
    <w:rsid w:val="00F06E75"/>
    <w:rsid w:val="00F06E91"/>
    <w:rsid w:val="00F0788D"/>
    <w:rsid w:val="00F10550"/>
    <w:rsid w:val="00F10643"/>
    <w:rsid w:val="00F10701"/>
    <w:rsid w:val="00F10953"/>
    <w:rsid w:val="00F111C4"/>
    <w:rsid w:val="00F11D09"/>
    <w:rsid w:val="00F1225A"/>
    <w:rsid w:val="00F12674"/>
    <w:rsid w:val="00F12754"/>
    <w:rsid w:val="00F12940"/>
    <w:rsid w:val="00F12C42"/>
    <w:rsid w:val="00F12F28"/>
    <w:rsid w:val="00F13193"/>
    <w:rsid w:val="00F139A9"/>
    <w:rsid w:val="00F13AC9"/>
    <w:rsid w:val="00F13BDA"/>
    <w:rsid w:val="00F148D2"/>
    <w:rsid w:val="00F14CD0"/>
    <w:rsid w:val="00F151A6"/>
    <w:rsid w:val="00F15EA4"/>
    <w:rsid w:val="00F16481"/>
    <w:rsid w:val="00F16C46"/>
    <w:rsid w:val="00F16D55"/>
    <w:rsid w:val="00F1723D"/>
    <w:rsid w:val="00F17CF2"/>
    <w:rsid w:val="00F17E92"/>
    <w:rsid w:val="00F17EBB"/>
    <w:rsid w:val="00F20445"/>
    <w:rsid w:val="00F20ED0"/>
    <w:rsid w:val="00F21289"/>
    <w:rsid w:val="00F215A7"/>
    <w:rsid w:val="00F21ABC"/>
    <w:rsid w:val="00F2243A"/>
    <w:rsid w:val="00F22A93"/>
    <w:rsid w:val="00F23F35"/>
    <w:rsid w:val="00F24BA6"/>
    <w:rsid w:val="00F24BC9"/>
    <w:rsid w:val="00F2508A"/>
    <w:rsid w:val="00F25841"/>
    <w:rsid w:val="00F2584C"/>
    <w:rsid w:val="00F25E8A"/>
    <w:rsid w:val="00F25EC7"/>
    <w:rsid w:val="00F26DF8"/>
    <w:rsid w:val="00F26E13"/>
    <w:rsid w:val="00F27146"/>
    <w:rsid w:val="00F273DB"/>
    <w:rsid w:val="00F275B4"/>
    <w:rsid w:val="00F276F0"/>
    <w:rsid w:val="00F276F6"/>
    <w:rsid w:val="00F317B9"/>
    <w:rsid w:val="00F31F02"/>
    <w:rsid w:val="00F327DE"/>
    <w:rsid w:val="00F32890"/>
    <w:rsid w:val="00F3289F"/>
    <w:rsid w:val="00F347E5"/>
    <w:rsid w:val="00F34A18"/>
    <w:rsid w:val="00F34C31"/>
    <w:rsid w:val="00F35266"/>
    <w:rsid w:val="00F3535B"/>
    <w:rsid w:val="00F35E49"/>
    <w:rsid w:val="00F35EB9"/>
    <w:rsid w:val="00F36372"/>
    <w:rsid w:val="00F36613"/>
    <w:rsid w:val="00F36B5C"/>
    <w:rsid w:val="00F371C2"/>
    <w:rsid w:val="00F37341"/>
    <w:rsid w:val="00F37384"/>
    <w:rsid w:val="00F375DD"/>
    <w:rsid w:val="00F37D97"/>
    <w:rsid w:val="00F403C3"/>
    <w:rsid w:val="00F40815"/>
    <w:rsid w:val="00F40A67"/>
    <w:rsid w:val="00F40E9D"/>
    <w:rsid w:val="00F41028"/>
    <w:rsid w:val="00F4121C"/>
    <w:rsid w:val="00F41281"/>
    <w:rsid w:val="00F41CD3"/>
    <w:rsid w:val="00F41D1F"/>
    <w:rsid w:val="00F41D3E"/>
    <w:rsid w:val="00F42555"/>
    <w:rsid w:val="00F42C61"/>
    <w:rsid w:val="00F42DA6"/>
    <w:rsid w:val="00F431A4"/>
    <w:rsid w:val="00F4347F"/>
    <w:rsid w:val="00F43716"/>
    <w:rsid w:val="00F439D0"/>
    <w:rsid w:val="00F43DE9"/>
    <w:rsid w:val="00F443DA"/>
    <w:rsid w:val="00F45577"/>
    <w:rsid w:val="00F467DF"/>
    <w:rsid w:val="00F472E2"/>
    <w:rsid w:val="00F47656"/>
    <w:rsid w:val="00F47661"/>
    <w:rsid w:val="00F47F96"/>
    <w:rsid w:val="00F501DB"/>
    <w:rsid w:val="00F5026B"/>
    <w:rsid w:val="00F503BD"/>
    <w:rsid w:val="00F5077C"/>
    <w:rsid w:val="00F50CD8"/>
    <w:rsid w:val="00F50D94"/>
    <w:rsid w:val="00F50FBC"/>
    <w:rsid w:val="00F5169B"/>
    <w:rsid w:val="00F52B5C"/>
    <w:rsid w:val="00F52BB7"/>
    <w:rsid w:val="00F52CBB"/>
    <w:rsid w:val="00F532E8"/>
    <w:rsid w:val="00F53B48"/>
    <w:rsid w:val="00F544A7"/>
    <w:rsid w:val="00F54909"/>
    <w:rsid w:val="00F549D0"/>
    <w:rsid w:val="00F54F8D"/>
    <w:rsid w:val="00F5523D"/>
    <w:rsid w:val="00F557C6"/>
    <w:rsid w:val="00F55B30"/>
    <w:rsid w:val="00F55D00"/>
    <w:rsid w:val="00F55F0F"/>
    <w:rsid w:val="00F565C7"/>
    <w:rsid w:val="00F56EB5"/>
    <w:rsid w:val="00F574A4"/>
    <w:rsid w:val="00F576DA"/>
    <w:rsid w:val="00F57883"/>
    <w:rsid w:val="00F57B2D"/>
    <w:rsid w:val="00F57BB8"/>
    <w:rsid w:val="00F600C1"/>
    <w:rsid w:val="00F60C87"/>
    <w:rsid w:val="00F60D64"/>
    <w:rsid w:val="00F61B08"/>
    <w:rsid w:val="00F61F15"/>
    <w:rsid w:val="00F6201C"/>
    <w:rsid w:val="00F62666"/>
    <w:rsid w:val="00F627D7"/>
    <w:rsid w:val="00F62BE6"/>
    <w:rsid w:val="00F63491"/>
    <w:rsid w:val="00F63942"/>
    <w:rsid w:val="00F63BA8"/>
    <w:rsid w:val="00F6428A"/>
    <w:rsid w:val="00F64740"/>
    <w:rsid w:val="00F64B3D"/>
    <w:rsid w:val="00F64C55"/>
    <w:rsid w:val="00F65326"/>
    <w:rsid w:val="00F658AE"/>
    <w:rsid w:val="00F65CA4"/>
    <w:rsid w:val="00F65F6E"/>
    <w:rsid w:val="00F660EC"/>
    <w:rsid w:val="00F671D6"/>
    <w:rsid w:val="00F673C7"/>
    <w:rsid w:val="00F67D5C"/>
    <w:rsid w:val="00F705AF"/>
    <w:rsid w:val="00F70728"/>
    <w:rsid w:val="00F70AD4"/>
    <w:rsid w:val="00F70C13"/>
    <w:rsid w:val="00F71611"/>
    <w:rsid w:val="00F725F5"/>
    <w:rsid w:val="00F72C97"/>
    <w:rsid w:val="00F736A3"/>
    <w:rsid w:val="00F738DC"/>
    <w:rsid w:val="00F739DE"/>
    <w:rsid w:val="00F73CA9"/>
    <w:rsid w:val="00F74210"/>
    <w:rsid w:val="00F74324"/>
    <w:rsid w:val="00F74C09"/>
    <w:rsid w:val="00F74CFA"/>
    <w:rsid w:val="00F75A45"/>
    <w:rsid w:val="00F75B63"/>
    <w:rsid w:val="00F75C00"/>
    <w:rsid w:val="00F75CE6"/>
    <w:rsid w:val="00F76280"/>
    <w:rsid w:val="00F763AC"/>
    <w:rsid w:val="00F76435"/>
    <w:rsid w:val="00F76603"/>
    <w:rsid w:val="00F76C0D"/>
    <w:rsid w:val="00F7704A"/>
    <w:rsid w:val="00F77D71"/>
    <w:rsid w:val="00F80406"/>
    <w:rsid w:val="00F80678"/>
    <w:rsid w:val="00F80B73"/>
    <w:rsid w:val="00F814CD"/>
    <w:rsid w:val="00F8165F"/>
    <w:rsid w:val="00F8245C"/>
    <w:rsid w:val="00F8264B"/>
    <w:rsid w:val="00F82CAD"/>
    <w:rsid w:val="00F82DC8"/>
    <w:rsid w:val="00F832FD"/>
    <w:rsid w:val="00F83A8F"/>
    <w:rsid w:val="00F83C72"/>
    <w:rsid w:val="00F84469"/>
    <w:rsid w:val="00F847B2"/>
    <w:rsid w:val="00F84A39"/>
    <w:rsid w:val="00F852A6"/>
    <w:rsid w:val="00F85396"/>
    <w:rsid w:val="00F85C78"/>
    <w:rsid w:val="00F86043"/>
    <w:rsid w:val="00F8633B"/>
    <w:rsid w:val="00F86B98"/>
    <w:rsid w:val="00F86C06"/>
    <w:rsid w:val="00F87016"/>
    <w:rsid w:val="00F87264"/>
    <w:rsid w:val="00F90DAA"/>
    <w:rsid w:val="00F91454"/>
    <w:rsid w:val="00F9198E"/>
    <w:rsid w:val="00F91FD1"/>
    <w:rsid w:val="00F92F6F"/>
    <w:rsid w:val="00F92FC8"/>
    <w:rsid w:val="00F930A9"/>
    <w:rsid w:val="00F934BA"/>
    <w:rsid w:val="00F9355C"/>
    <w:rsid w:val="00F9374B"/>
    <w:rsid w:val="00F93C2A"/>
    <w:rsid w:val="00F93CB1"/>
    <w:rsid w:val="00F9586F"/>
    <w:rsid w:val="00F95BE8"/>
    <w:rsid w:val="00F95C17"/>
    <w:rsid w:val="00F95D47"/>
    <w:rsid w:val="00F963C0"/>
    <w:rsid w:val="00F96559"/>
    <w:rsid w:val="00F96B7D"/>
    <w:rsid w:val="00F9788A"/>
    <w:rsid w:val="00FA19EF"/>
    <w:rsid w:val="00FA1B64"/>
    <w:rsid w:val="00FA1F06"/>
    <w:rsid w:val="00FA1FA4"/>
    <w:rsid w:val="00FA21B7"/>
    <w:rsid w:val="00FA2BA7"/>
    <w:rsid w:val="00FA3521"/>
    <w:rsid w:val="00FA3806"/>
    <w:rsid w:val="00FA38B9"/>
    <w:rsid w:val="00FA3AC7"/>
    <w:rsid w:val="00FA3DB9"/>
    <w:rsid w:val="00FA3ECD"/>
    <w:rsid w:val="00FA4204"/>
    <w:rsid w:val="00FA4C7C"/>
    <w:rsid w:val="00FA58EC"/>
    <w:rsid w:val="00FA5DD0"/>
    <w:rsid w:val="00FA6472"/>
    <w:rsid w:val="00FA661B"/>
    <w:rsid w:val="00FA682A"/>
    <w:rsid w:val="00FA71B7"/>
    <w:rsid w:val="00FB0739"/>
    <w:rsid w:val="00FB0AFD"/>
    <w:rsid w:val="00FB1270"/>
    <w:rsid w:val="00FB1BD0"/>
    <w:rsid w:val="00FB1D91"/>
    <w:rsid w:val="00FB26EC"/>
    <w:rsid w:val="00FB2AF2"/>
    <w:rsid w:val="00FB2BFA"/>
    <w:rsid w:val="00FB3309"/>
    <w:rsid w:val="00FB4479"/>
    <w:rsid w:val="00FB4CB0"/>
    <w:rsid w:val="00FB4FEC"/>
    <w:rsid w:val="00FB5683"/>
    <w:rsid w:val="00FB5A8E"/>
    <w:rsid w:val="00FB6520"/>
    <w:rsid w:val="00FB6B82"/>
    <w:rsid w:val="00FB6BD8"/>
    <w:rsid w:val="00FB6C6A"/>
    <w:rsid w:val="00FB6E96"/>
    <w:rsid w:val="00FB702C"/>
    <w:rsid w:val="00FB789C"/>
    <w:rsid w:val="00FB7E63"/>
    <w:rsid w:val="00FC0711"/>
    <w:rsid w:val="00FC1154"/>
    <w:rsid w:val="00FC1431"/>
    <w:rsid w:val="00FC1F11"/>
    <w:rsid w:val="00FC242B"/>
    <w:rsid w:val="00FC24EB"/>
    <w:rsid w:val="00FC257B"/>
    <w:rsid w:val="00FC33EE"/>
    <w:rsid w:val="00FC34BF"/>
    <w:rsid w:val="00FC3D50"/>
    <w:rsid w:val="00FC40DB"/>
    <w:rsid w:val="00FC486C"/>
    <w:rsid w:val="00FC4F36"/>
    <w:rsid w:val="00FC5055"/>
    <w:rsid w:val="00FC512C"/>
    <w:rsid w:val="00FC5132"/>
    <w:rsid w:val="00FC5B35"/>
    <w:rsid w:val="00FC6251"/>
    <w:rsid w:val="00FC706B"/>
    <w:rsid w:val="00FC718C"/>
    <w:rsid w:val="00FD0465"/>
    <w:rsid w:val="00FD0A4D"/>
    <w:rsid w:val="00FD0CB9"/>
    <w:rsid w:val="00FD1F13"/>
    <w:rsid w:val="00FD2A24"/>
    <w:rsid w:val="00FD2A6C"/>
    <w:rsid w:val="00FD2E68"/>
    <w:rsid w:val="00FD35FB"/>
    <w:rsid w:val="00FD3931"/>
    <w:rsid w:val="00FD3B03"/>
    <w:rsid w:val="00FD4246"/>
    <w:rsid w:val="00FD4781"/>
    <w:rsid w:val="00FD4D00"/>
    <w:rsid w:val="00FD4E2C"/>
    <w:rsid w:val="00FD5540"/>
    <w:rsid w:val="00FD6B87"/>
    <w:rsid w:val="00FD6F4B"/>
    <w:rsid w:val="00FD74F7"/>
    <w:rsid w:val="00FD7720"/>
    <w:rsid w:val="00FD7D0B"/>
    <w:rsid w:val="00FD7EB0"/>
    <w:rsid w:val="00FE0039"/>
    <w:rsid w:val="00FE0304"/>
    <w:rsid w:val="00FE039A"/>
    <w:rsid w:val="00FE0780"/>
    <w:rsid w:val="00FE0BD3"/>
    <w:rsid w:val="00FE0BE4"/>
    <w:rsid w:val="00FE0E69"/>
    <w:rsid w:val="00FE0F74"/>
    <w:rsid w:val="00FE116E"/>
    <w:rsid w:val="00FE16E2"/>
    <w:rsid w:val="00FE2491"/>
    <w:rsid w:val="00FE2AED"/>
    <w:rsid w:val="00FE2B90"/>
    <w:rsid w:val="00FE33F1"/>
    <w:rsid w:val="00FE44AA"/>
    <w:rsid w:val="00FE4C98"/>
    <w:rsid w:val="00FE53C8"/>
    <w:rsid w:val="00FE57CF"/>
    <w:rsid w:val="00FE717F"/>
    <w:rsid w:val="00FE7224"/>
    <w:rsid w:val="00FE754C"/>
    <w:rsid w:val="00FF002E"/>
    <w:rsid w:val="00FF096B"/>
    <w:rsid w:val="00FF0A43"/>
    <w:rsid w:val="00FF0BBA"/>
    <w:rsid w:val="00FF139F"/>
    <w:rsid w:val="00FF19E7"/>
    <w:rsid w:val="00FF1F31"/>
    <w:rsid w:val="00FF21D7"/>
    <w:rsid w:val="00FF23CC"/>
    <w:rsid w:val="00FF2B58"/>
    <w:rsid w:val="00FF2D19"/>
    <w:rsid w:val="00FF3155"/>
    <w:rsid w:val="00FF3E75"/>
    <w:rsid w:val="00FF43BF"/>
    <w:rsid w:val="00FF456E"/>
    <w:rsid w:val="00FF4EF4"/>
    <w:rsid w:val="00FF4FEF"/>
    <w:rsid w:val="00FF5DEA"/>
    <w:rsid w:val="00FF6027"/>
    <w:rsid w:val="00FF627D"/>
    <w:rsid w:val="00FF69F2"/>
    <w:rsid w:val="00FF6CCD"/>
    <w:rsid w:val="00FF742F"/>
    <w:rsid w:val="00FF7470"/>
    <w:rsid w:val="00FF7E21"/>
    <w:rsid w:val="0121A2E4"/>
    <w:rsid w:val="01F10E83"/>
    <w:rsid w:val="0209929A"/>
    <w:rsid w:val="032A3AE4"/>
    <w:rsid w:val="04169617"/>
    <w:rsid w:val="051D6227"/>
    <w:rsid w:val="05831DD8"/>
    <w:rsid w:val="05BF81DC"/>
    <w:rsid w:val="05FD018D"/>
    <w:rsid w:val="062F806D"/>
    <w:rsid w:val="06893516"/>
    <w:rsid w:val="06BB5D97"/>
    <w:rsid w:val="072AA367"/>
    <w:rsid w:val="07791DCC"/>
    <w:rsid w:val="0788F42D"/>
    <w:rsid w:val="0797BE95"/>
    <w:rsid w:val="07ECB892"/>
    <w:rsid w:val="08AEBD04"/>
    <w:rsid w:val="08FCB4A2"/>
    <w:rsid w:val="094D615A"/>
    <w:rsid w:val="095C9323"/>
    <w:rsid w:val="09863F27"/>
    <w:rsid w:val="099D4765"/>
    <w:rsid w:val="0AA2C8AC"/>
    <w:rsid w:val="0AAE6E5B"/>
    <w:rsid w:val="0ACF69EF"/>
    <w:rsid w:val="0AE14530"/>
    <w:rsid w:val="0AE9B863"/>
    <w:rsid w:val="0B486394"/>
    <w:rsid w:val="0B85BDD7"/>
    <w:rsid w:val="0B89D076"/>
    <w:rsid w:val="0BCD0713"/>
    <w:rsid w:val="0C0049D6"/>
    <w:rsid w:val="0C0151CA"/>
    <w:rsid w:val="0C309463"/>
    <w:rsid w:val="0C4DE40E"/>
    <w:rsid w:val="0C767801"/>
    <w:rsid w:val="0CEA2A76"/>
    <w:rsid w:val="0CFEEC0A"/>
    <w:rsid w:val="0D600604"/>
    <w:rsid w:val="0E081372"/>
    <w:rsid w:val="0E363C34"/>
    <w:rsid w:val="0F064B8C"/>
    <w:rsid w:val="0F16484E"/>
    <w:rsid w:val="0F3BC59A"/>
    <w:rsid w:val="10878981"/>
    <w:rsid w:val="110BD809"/>
    <w:rsid w:val="116CA153"/>
    <w:rsid w:val="1237321D"/>
    <w:rsid w:val="129D3D98"/>
    <w:rsid w:val="12A65754"/>
    <w:rsid w:val="12D82742"/>
    <w:rsid w:val="136D920C"/>
    <w:rsid w:val="1380C134"/>
    <w:rsid w:val="13C0F567"/>
    <w:rsid w:val="140F07D1"/>
    <w:rsid w:val="14DD7C64"/>
    <w:rsid w:val="1561F7BC"/>
    <w:rsid w:val="156CB8E3"/>
    <w:rsid w:val="166EC6B0"/>
    <w:rsid w:val="168FA4B1"/>
    <w:rsid w:val="1729FB5A"/>
    <w:rsid w:val="1787531A"/>
    <w:rsid w:val="1788C713"/>
    <w:rsid w:val="1795CD5B"/>
    <w:rsid w:val="17B56E87"/>
    <w:rsid w:val="18BD2A94"/>
    <w:rsid w:val="18F3B96C"/>
    <w:rsid w:val="1A353710"/>
    <w:rsid w:val="1A77DBF5"/>
    <w:rsid w:val="1A86AFB4"/>
    <w:rsid w:val="1ACE3052"/>
    <w:rsid w:val="1B86CA1B"/>
    <w:rsid w:val="1B9045DD"/>
    <w:rsid w:val="1BCE9EF9"/>
    <w:rsid w:val="1BF64CDF"/>
    <w:rsid w:val="1C8266DB"/>
    <w:rsid w:val="1CC048EB"/>
    <w:rsid w:val="1D0D168E"/>
    <w:rsid w:val="1F16BC38"/>
    <w:rsid w:val="1F17674B"/>
    <w:rsid w:val="1F399AA2"/>
    <w:rsid w:val="1FCCE0A3"/>
    <w:rsid w:val="2077F627"/>
    <w:rsid w:val="20B412DE"/>
    <w:rsid w:val="20DD2147"/>
    <w:rsid w:val="20F82A3B"/>
    <w:rsid w:val="210D1421"/>
    <w:rsid w:val="2164CBF4"/>
    <w:rsid w:val="21B63EB4"/>
    <w:rsid w:val="21D56437"/>
    <w:rsid w:val="2298EFDD"/>
    <w:rsid w:val="22AEEADD"/>
    <w:rsid w:val="22C493A3"/>
    <w:rsid w:val="24A70214"/>
    <w:rsid w:val="24CE865E"/>
    <w:rsid w:val="2528BECB"/>
    <w:rsid w:val="25444B71"/>
    <w:rsid w:val="25472BE7"/>
    <w:rsid w:val="25D0D07E"/>
    <w:rsid w:val="25E8181C"/>
    <w:rsid w:val="26503243"/>
    <w:rsid w:val="27041EBB"/>
    <w:rsid w:val="27BF2185"/>
    <w:rsid w:val="29287EED"/>
    <w:rsid w:val="294F6B95"/>
    <w:rsid w:val="29748E72"/>
    <w:rsid w:val="2A0792DB"/>
    <w:rsid w:val="2AA3A51B"/>
    <w:rsid w:val="2B98D90A"/>
    <w:rsid w:val="2BAF2DF7"/>
    <w:rsid w:val="2BD783FB"/>
    <w:rsid w:val="2BFE8D30"/>
    <w:rsid w:val="2C30D6FB"/>
    <w:rsid w:val="2C3A7C9B"/>
    <w:rsid w:val="2C917E95"/>
    <w:rsid w:val="2D07AC2C"/>
    <w:rsid w:val="2D19E7DE"/>
    <w:rsid w:val="2D1F95E9"/>
    <w:rsid w:val="2D2951B5"/>
    <w:rsid w:val="2D4AF53C"/>
    <w:rsid w:val="2DC19840"/>
    <w:rsid w:val="2F039BD5"/>
    <w:rsid w:val="2F8B28D1"/>
    <w:rsid w:val="2FB07738"/>
    <w:rsid w:val="2FE8CE0F"/>
    <w:rsid w:val="30618BA9"/>
    <w:rsid w:val="308B62C0"/>
    <w:rsid w:val="309224B5"/>
    <w:rsid w:val="30B6B6BD"/>
    <w:rsid w:val="3172677A"/>
    <w:rsid w:val="31FFDB10"/>
    <w:rsid w:val="3292AD36"/>
    <w:rsid w:val="3295AC2B"/>
    <w:rsid w:val="333EABBF"/>
    <w:rsid w:val="341C29E2"/>
    <w:rsid w:val="3423043C"/>
    <w:rsid w:val="3438C7A6"/>
    <w:rsid w:val="349261B3"/>
    <w:rsid w:val="34EDEF3F"/>
    <w:rsid w:val="352ACE2A"/>
    <w:rsid w:val="35CC293F"/>
    <w:rsid w:val="35D8DADE"/>
    <w:rsid w:val="36219AC8"/>
    <w:rsid w:val="362A2E4E"/>
    <w:rsid w:val="365763E8"/>
    <w:rsid w:val="367AD988"/>
    <w:rsid w:val="36F839BF"/>
    <w:rsid w:val="3727734F"/>
    <w:rsid w:val="37413FD7"/>
    <w:rsid w:val="374799AD"/>
    <w:rsid w:val="37B33448"/>
    <w:rsid w:val="37E51F60"/>
    <w:rsid w:val="38063EE0"/>
    <w:rsid w:val="384CFDA5"/>
    <w:rsid w:val="39239701"/>
    <w:rsid w:val="39BC7C01"/>
    <w:rsid w:val="3A5143BF"/>
    <w:rsid w:val="3AB60070"/>
    <w:rsid w:val="3AC6D240"/>
    <w:rsid w:val="3BAD957A"/>
    <w:rsid w:val="3D10123F"/>
    <w:rsid w:val="3D2829F8"/>
    <w:rsid w:val="3D5A429F"/>
    <w:rsid w:val="3D7520FC"/>
    <w:rsid w:val="3E5D57D6"/>
    <w:rsid w:val="3EF05D7F"/>
    <w:rsid w:val="3F0FACFA"/>
    <w:rsid w:val="3F1E76AA"/>
    <w:rsid w:val="3F329597"/>
    <w:rsid w:val="4077720F"/>
    <w:rsid w:val="408E6F5D"/>
    <w:rsid w:val="40A74C60"/>
    <w:rsid w:val="4149405E"/>
    <w:rsid w:val="424B7F51"/>
    <w:rsid w:val="4437A8C2"/>
    <w:rsid w:val="44526153"/>
    <w:rsid w:val="45265440"/>
    <w:rsid w:val="461AEDBA"/>
    <w:rsid w:val="468FC7EC"/>
    <w:rsid w:val="47997A2A"/>
    <w:rsid w:val="47BFD51F"/>
    <w:rsid w:val="47D27139"/>
    <w:rsid w:val="48689249"/>
    <w:rsid w:val="48867BA3"/>
    <w:rsid w:val="48DBDEB0"/>
    <w:rsid w:val="494EC29D"/>
    <w:rsid w:val="4A1F320F"/>
    <w:rsid w:val="4ABFFDDB"/>
    <w:rsid w:val="4AC6FA36"/>
    <w:rsid w:val="4AC780A8"/>
    <w:rsid w:val="4AEB7BD6"/>
    <w:rsid w:val="4AFD8272"/>
    <w:rsid w:val="4B43600D"/>
    <w:rsid w:val="4B60CA46"/>
    <w:rsid w:val="4B6E6806"/>
    <w:rsid w:val="4B8B9439"/>
    <w:rsid w:val="4BC88793"/>
    <w:rsid w:val="4C94C047"/>
    <w:rsid w:val="4D166532"/>
    <w:rsid w:val="4E00D0EA"/>
    <w:rsid w:val="4EC57973"/>
    <w:rsid w:val="4EC87BC1"/>
    <w:rsid w:val="500B5646"/>
    <w:rsid w:val="505FA8C0"/>
    <w:rsid w:val="50626957"/>
    <w:rsid w:val="50AFBD0B"/>
    <w:rsid w:val="50D66A72"/>
    <w:rsid w:val="52756244"/>
    <w:rsid w:val="52BAD64C"/>
    <w:rsid w:val="536AFDEB"/>
    <w:rsid w:val="538E70B3"/>
    <w:rsid w:val="5403FB91"/>
    <w:rsid w:val="547C7F77"/>
    <w:rsid w:val="5482CAE4"/>
    <w:rsid w:val="55801B80"/>
    <w:rsid w:val="55B4D063"/>
    <w:rsid w:val="55CE2B35"/>
    <w:rsid w:val="566B9C60"/>
    <w:rsid w:val="56AFCB29"/>
    <w:rsid w:val="570BFB91"/>
    <w:rsid w:val="5739EC66"/>
    <w:rsid w:val="5771948D"/>
    <w:rsid w:val="5893A4B5"/>
    <w:rsid w:val="58D9A9D1"/>
    <w:rsid w:val="58FD9911"/>
    <w:rsid w:val="597808AC"/>
    <w:rsid w:val="5980DF93"/>
    <w:rsid w:val="59D4F3AD"/>
    <w:rsid w:val="5A71076E"/>
    <w:rsid w:val="5AEBC0FB"/>
    <w:rsid w:val="5B7A2B26"/>
    <w:rsid w:val="5B7F5E1C"/>
    <w:rsid w:val="5B8630A9"/>
    <w:rsid w:val="5B97A871"/>
    <w:rsid w:val="5C042F43"/>
    <w:rsid w:val="5C16BB35"/>
    <w:rsid w:val="5C1B2BBB"/>
    <w:rsid w:val="5C69838F"/>
    <w:rsid w:val="5CD3849E"/>
    <w:rsid w:val="5CE481B8"/>
    <w:rsid w:val="5E2E93C7"/>
    <w:rsid w:val="5E805E00"/>
    <w:rsid w:val="5F48A676"/>
    <w:rsid w:val="603BEFB1"/>
    <w:rsid w:val="6067CB5D"/>
    <w:rsid w:val="608D712B"/>
    <w:rsid w:val="6141BBBF"/>
    <w:rsid w:val="61B83193"/>
    <w:rsid w:val="61F81FC2"/>
    <w:rsid w:val="6260DC55"/>
    <w:rsid w:val="628CA687"/>
    <w:rsid w:val="62964279"/>
    <w:rsid w:val="639377F2"/>
    <w:rsid w:val="6432B57F"/>
    <w:rsid w:val="64495E5A"/>
    <w:rsid w:val="6487D41C"/>
    <w:rsid w:val="6522FCD1"/>
    <w:rsid w:val="6535774B"/>
    <w:rsid w:val="6590C622"/>
    <w:rsid w:val="66CFA362"/>
    <w:rsid w:val="670A6ED6"/>
    <w:rsid w:val="6720B5BC"/>
    <w:rsid w:val="67BB016A"/>
    <w:rsid w:val="67BDC041"/>
    <w:rsid w:val="689BA18F"/>
    <w:rsid w:val="690BB109"/>
    <w:rsid w:val="6916601B"/>
    <w:rsid w:val="6948ED43"/>
    <w:rsid w:val="69DCB7F3"/>
    <w:rsid w:val="6A0D150D"/>
    <w:rsid w:val="6ADF6D84"/>
    <w:rsid w:val="6AE27EF5"/>
    <w:rsid w:val="6B37DEAA"/>
    <w:rsid w:val="6BB72E90"/>
    <w:rsid w:val="6C870CD4"/>
    <w:rsid w:val="6CC57CFD"/>
    <w:rsid w:val="6D0F1110"/>
    <w:rsid w:val="6DAF8C0D"/>
    <w:rsid w:val="6DEA4C53"/>
    <w:rsid w:val="6E327508"/>
    <w:rsid w:val="6E45A81D"/>
    <w:rsid w:val="6E9724AC"/>
    <w:rsid w:val="6F2FB241"/>
    <w:rsid w:val="6F7480A4"/>
    <w:rsid w:val="6F7990CC"/>
    <w:rsid w:val="6FA6B687"/>
    <w:rsid w:val="6FE2374D"/>
    <w:rsid w:val="6FE3B7F9"/>
    <w:rsid w:val="701498BE"/>
    <w:rsid w:val="7050CCE4"/>
    <w:rsid w:val="708BA8C1"/>
    <w:rsid w:val="709EE429"/>
    <w:rsid w:val="71B8446E"/>
    <w:rsid w:val="723E40FE"/>
    <w:rsid w:val="730C8A40"/>
    <w:rsid w:val="73B20173"/>
    <w:rsid w:val="73E5150B"/>
    <w:rsid w:val="740939F0"/>
    <w:rsid w:val="741C085E"/>
    <w:rsid w:val="745652DC"/>
    <w:rsid w:val="74876457"/>
    <w:rsid w:val="74F2D758"/>
    <w:rsid w:val="74F31ACF"/>
    <w:rsid w:val="75110182"/>
    <w:rsid w:val="75179C74"/>
    <w:rsid w:val="75B0BD1D"/>
    <w:rsid w:val="765874B7"/>
    <w:rsid w:val="76F3EE46"/>
    <w:rsid w:val="786FE551"/>
    <w:rsid w:val="7888E840"/>
    <w:rsid w:val="789A76AB"/>
    <w:rsid w:val="78C85638"/>
    <w:rsid w:val="78CA6985"/>
    <w:rsid w:val="78D4A225"/>
    <w:rsid w:val="78E3AD8D"/>
    <w:rsid w:val="7904C275"/>
    <w:rsid w:val="7917F2BF"/>
    <w:rsid w:val="79760569"/>
    <w:rsid w:val="7AAFE021"/>
    <w:rsid w:val="7B2B72D7"/>
    <w:rsid w:val="7B6BF370"/>
    <w:rsid w:val="7BBDAAD0"/>
    <w:rsid w:val="7C37CBD6"/>
    <w:rsid w:val="7C7BB657"/>
    <w:rsid w:val="7D61A525"/>
    <w:rsid w:val="7DC47411"/>
    <w:rsid w:val="7DD8C74A"/>
    <w:rsid w:val="7DF4E054"/>
    <w:rsid w:val="7E4EEF00"/>
    <w:rsid w:val="7EBC5C84"/>
    <w:rsid w:val="7ED7E385"/>
    <w:rsid w:val="7F5FB9C5"/>
    <w:rsid w:val="7FB4A92A"/>
    <w:rsid w:val="7FEC515E"/>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9E5B62"/>
  <w15:chartTrackingRefBased/>
  <w15:docId w15:val="{ECD0037C-34D8-4108-9DE3-10D5E8A25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10F"/>
    <w:pPr>
      <w:spacing w:before="240" w:after="240"/>
      <w:jc w:val="both"/>
    </w:pPr>
    <w:rPr>
      <w:rFonts w:ascii="Times New Roman" w:hAnsi="Times New Roman"/>
      <w:sz w:val="24"/>
    </w:rPr>
  </w:style>
  <w:style w:type="paragraph" w:styleId="Heading1">
    <w:name w:val="heading 1"/>
    <w:basedOn w:val="Normal"/>
    <w:next w:val="Normal"/>
    <w:link w:val="Heading1Char"/>
    <w:uiPriority w:val="9"/>
    <w:qFormat/>
    <w:rsid w:val="00000491"/>
    <w:pPr>
      <w:keepNext/>
      <w:keepLines/>
      <w:spacing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00491"/>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4008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5509A"/>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491"/>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000491"/>
    <w:rPr>
      <w:rFonts w:ascii="Times New Roman" w:eastAsiaTheme="majorEastAsia" w:hAnsi="Times New Roman" w:cstheme="majorBidi"/>
      <w:b/>
      <w:sz w:val="24"/>
      <w:szCs w:val="26"/>
    </w:rPr>
  </w:style>
  <w:style w:type="paragraph" w:styleId="Title">
    <w:name w:val="Title"/>
    <w:basedOn w:val="Normal"/>
    <w:next w:val="Normal"/>
    <w:link w:val="TitleChar"/>
    <w:uiPriority w:val="10"/>
    <w:qFormat/>
    <w:rsid w:val="00000491"/>
    <w:pPr>
      <w:spacing w:after="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000491"/>
    <w:rPr>
      <w:rFonts w:ascii="Times New Roman" w:eastAsiaTheme="majorEastAsia" w:hAnsi="Times New Roman" w:cstheme="majorBidi"/>
      <w:b/>
      <w:spacing w:val="-10"/>
      <w:kern w:val="28"/>
      <w:sz w:val="24"/>
      <w:szCs w:val="56"/>
    </w:rPr>
  </w:style>
  <w:style w:type="paragraph" w:styleId="NormalWeb">
    <w:name w:val="Normal (Web)"/>
    <w:basedOn w:val="Normal"/>
    <w:link w:val="NormalWebChar"/>
    <w:rsid w:val="00000491"/>
    <w:pPr>
      <w:spacing w:before="100" w:beforeAutospacing="1" w:after="100" w:afterAutospacing="1" w:line="240" w:lineRule="auto"/>
      <w:jc w:val="left"/>
    </w:pPr>
    <w:rPr>
      <w:rFonts w:ascii="Arial" w:eastAsia="Times New Roman" w:hAnsi="Arial" w:cs="Times New Roman"/>
      <w:color w:val="000000"/>
      <w:sz w:val="20"/>
      <w:szCs w:val="20"/>
      <w:lang w:val="x-none" w:eastAsia="x-none"/>
    </w:rPr>
  </w:style>
  <w:style w:type="character" w:customStyle="1" w:styleId="NormalWebChar">
    <w:name w:val="Normal (Web) Char"/>
    <w:link w:val="NormalWeb"/>
    <w:rsid w:val="00000491"/>
    <w:rPr>
      <w:rFonts w:ascii="Arial" w:eastAsia="Times New Roman" w:hAnsi="Arial" w:cs="Times New Roman"/>
      <w:color w:val="000000"/>
      <w:sz w:val="20"/>
      <w:szCs w:val="20"/>
      <w:lang w:val="x-none" w:eastAsia="x-none"/>
    </w:rPr>
  </w:style>
  <w:style w:type="paragraph" w:styleId="Header">
    <w:name w:val="header"/>
    <w:basedOn w:val="Normal"/>
    <w:link w:val="HeaderChar"/>
    <w:uiPriority w:val="99"/>
    <w:unhideWhenUsed/>
    <w:rsid w:val="00D16E6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16E64"/>
    <w:rPr>
      <w:rFonts w:ascii="Times New Roman" w:hAnsi="Times New Roman"/>
      <w:sz w:val="24"/>
    </w:rPr>
  </w:style>
  <w:style w:type="paragraph" w:styleId="Footer">
    <w:name w:val="footer"/>
    <w:basedOn w:val="Normal"/>
    <w:link w:val="FooterChar"/>
    <w:uiPriority w:val="99"/>
    <w:unhideWhenUsed/>
    <w:rsid w:val="00D16E6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16E64"/>
    <w:rPr>
      <w:rFonts w:ascii="Times New Roman" w:hAnsi="Times New Roman"/>
      <w:sz w:val="24"/>
    </w:rPr>
  </w:style>
  <w:style w:type="paragraph" w:styleId="TOCHeading">
    <w:name w:val="TOC Heading"/>
    <w:basedOn w:val="Heading1"/>
    <w:next w:val="Normal"/>
    <w:uiPriority w:val="39"/>
    <w:unhideWhenUsed/>
    <w:qFormat/>
    <w:rsid w:val="00FB4479"/>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D0DFB"/>
    <w:pPr>
      <w:tabs>
        <w:tab w:val="right" w:pos="9360"/>
      </w:tabs>
      <w:spacing w:after="100"/>
    </w:pPr>
    <w:rPr>
      <w:rFonts w:cs="Times New Roman"/>
      <w:b/>
      <w:bCs/>
      <w:sz w:val="28"/>
      <w:szCs w:val="28"/>
    </w:rPr>
  </w:style>
  <w:style w:type="character" w:styleId="Hyperlink">
    <w:name w:val="Hyperlink"/>
    <w:basedOn w:val="DefaultParagraphFont"/>
    <w:uiPriority w:val="99"/>
    <w:unhideWhenUsed/>
    <w:rsid w:val="00FB4479"/>
    <w:rPr>
      <w:color w:val="0563C1" w:themeColor="hyperlink"/>
      <w:u w:val="single"/>
    </w:rPr>
  </w:style>
  <w:style w:type="paragraph" w:styleId="TOC2">
    <w:name w:val="toc 2"/>
    <w:basedOn w:val="Normal"/>
    <w:next w:val="Normal"/>
    <w:autoRedefine/>
    <w:uiPriority w:val="39"/>
    <w:unhideWhenUsed/>
    <w:rsid w:val="006A5FBA"/>
    <w:pPr>
      <w:spacing w:after="100"/>
      <w:ind w:left="240"/>
    </w:pPr>
  </w:style>
  <w:style w:type="paragraph" w:styleId="ListParagraph">
    <w:name w:val="List Paragraph"/>
    <w:basedOn w:val="Normal"/>
    <w:uiPriority w:val="34"/>
    <w:qFormat/>
    <w:rsid w:val="006A5FBA"/>
    <w:pPr>
      <w:ind w:left="720"/>
      <w:contextualSpacing/>
    </w:pPr>
  </w:style>
  <w:style w:type="character" w:styleId="UnresolvedMention">
    <w:name w:val="Unresolved Mention"/>
    <w:basedOn w:val="DefaultParagraphFont"/>
    <w:uiPriority w:val="99"/>
    <w:semiHidden/>
    <w:unhideWhenUsed/>
    <w:rsid w:val="000A3FC3"/>
    <w:rPr>
      <w:color w:val="605E5C"/>
      <w:shd w:val="clear" w:color="auto" w:fill="E1DFDD"/>
    </w:rPr>
  </w:style>
  <w:style w:type="character" w:customStyle="1" w:styleId="Heading3Char">
    <w:name w:val="Heading 3 Char"/>
    <w:basedOn w:val="DefaultParagraphFont"/>
    <w:link w:val="Heading3"/>
    <w:uiPriority w:val="9"/>
    <w:rsid w:val="00940082"/>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BD625F"/>
    <w:pPr>
      <w:spacing w:after="100"/>
      <w:ind w:left="480"/>
    </w:pPr>
  </w:style>
  <w:style w:type="character" w:customStyle="1" w:styleId="Heading4Char">
    <w:name w:val="Heading 4 Char"/>
    <w:basedOn w:val="DefaultParagraphFont"/>
    <w:link w:val="Heading4"/>
    <w:uiPriority w:val="9"/>
    <w:rsid w:val="0015509A"/>
    <w:rPr>
      <w:rFonts w:ascii="Times New Roman" w:eastAsiaTheme="majorEastAsia" w:hAnsi="Times New Roman" w:cstheme="majorBidi"/>
      <w:b/>
      <w:iCs/>
      <w:sz w:val="24"/>
    </w:rPr>
  </w:style>
  <w:style w:type="paragraph" w:styleId="Caption">
    <w:name w:val="caption"/>
    <w:basedOn w:val="Normal"/>
    <w:next w:val="Normal"/>
    <w:uiPriority w:val="35"/>
    <w:unhideWhenUsed/>
    <w:qFormat/>
    <w:rsid w:val="00906ACF"/>
    <w:pPr>
      <w:spacing w:before="0" w:after="200" w:line="240" w:lineRule="auto"/>
      <w:jc w:val="center"/>
    </w:pPr>
    <w:rPr>
      <w:sz w:val="20"/>
      <w:szCs w:val="20"/>
    </w:rPr>
  </w:style>
  <w:style w:type="paragraph" w:styleId="TableofFigures">
    <w:name w:val="table of figures"/>
    <w:basedOn w:val="Normal"/>
    <w:next w:val="Normal"/>
    <w:uiPriority w:val="99"/>
    <w:unhideWhenUsed/>
    <w:rsid w:val="00531DD0"/>
    <w:pPr>
      <w:spacing w:after="0"/>
    </w:pPr>
  </w:style>
  <w:style w:type="paragraph" w:styleId="Index2">
    <w:name w:val="index 2"/>
    <w:basedOn w:val="Normal"/>
    <w:next w:val="Normal"/>
    <w:autoRedefine/>
    <w:uiPriority w:val="99"/>
    <w:semiHidden/>
    <w:unhideWhenUsed/>
    <w:rsid w:val="00112E20"/>
    <w:pPr>
      <w:spacing w:before="0" w:after="0" w:line="240" w:lineRule="auto"/>
      <w:ind w:left="480" w:hanging="240"/>
    </w:pPr>
  </w:style>
  <w:style w:type="paragraph" w:styleId="Index1">
    <w:name w:val="index 1"/>
    <w:basedOn w:val="Normal"/>
    <w:next w:val="Normal"/>
    <w:autoRedefine/>
    <w:uiPriority w:val="99"/>
    <w:semiHidden/>
    <w:unhideWhenUsed/>
    <w:rsid w:val="00112E20"/>
    <w:pPr>
      <w:spacing w:before="0" w:after="0" w:line="240" w:lineRule="auto"/>
      <w:ind w:left="240" w:hanging="240"/>
    </w:pPr>
  </w:style>
  <w:style w:type="table" w:styleId="TableGrid">
    <w:name w:val="Table Grid"/>
    <w:basedOn w:val="TableNormal"/>
    <w:uiPriority w:val="39"/>
    <w:rsid w:val="00CE7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56FE8"/>
    <w:rPr>
      <w:color w:val="954F72" w:themeColor="followedHyperlink"/>
      <w:u w:val="single"/>
    </w:rPr>
  </w:style>
  <w:style w:type="numbering" w:customStyle="1" w:styleId="ReferencingStyle">
    <w:name w:val="ReferencingStyle"/>
    <w:uiPriority w:val="99"/>
    <w:rsid w:val="00432F39"/>
    <w:pPr>
      <w:numPr>
        <w:numId w:val="15"/>
      </w:numPr>
    </w:pPr>
  </w:style>
  <w:style w:type="paragraph" w:customStyle="1" w:styleId="Default">
    <w:name w:val="Default"/>
    <w:rsid w:val="00D0279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p-nickname">
    <w:name w:val="p-nickname"/>
    <w:basedOn w:val="DefaultParagraphFont"/>
    <w:rsid w:val="000D6346"/>
  </w:style>
  <w:style w:type="paragraph" w:styleId="Revision">
    <w:name w:val="Revision"/>
    <w:hidden/>
    <w:uiPriority w:val="99"/>
    <w:semiHidden/>
    <w:rsid w:val="00E85FB7"/>
    <w:pPr>
      <w:spacing w:after="0" w:line="240" w:lineRule="auto"/>
    </w:pPr>
    <w:rPr>
      <w:rFonts w:ascii="Times New Roman" w:hAnsi="Times New Roman"/>
      <w:sz w:val="24"/>
    </w:rPr>
  </w:style>
  <w:style w:type="paragraph" w:styleId="NoSpacing">
    <w:name w:val="No Spacing"/>
    <w:uiPriority w:val="1"/>
    <w:qFormat/>
    <w:rsid w:val="00A41826"/>
    <w:pPr>
      <w:spacing w:after="0" w:line="240" w:lineRule="auto"/>
    </w:pPr>
    <w:rPr>
      <w:lang w:val="en-GB"/>
    </w:rPr>
  </w:style>
  <w:style w:type="table" w:styleId="PlainTable1">
    <w:name w:val="Plain Table 1"/>
    <w:basedOn w:val="TableNormal"/>
    <w:uiPriority w:val="41"/>
    <w:rsid w:val="0081532C"/>
    <w:pPr>
      <w:spacing w:after="0" w:line="240" w:lineRule="auto"/>
    </w:pPr>
    <w:rPr>
      <w:lang w:val="en-GB"/>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8060E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7379">
      <w:bodyDiv w:val="1"/>
      <w:marLeft w:val="0"/>
      <w:marRight w:val="0"/>
      <w:marTop w:val="0"/>
      <w:marBottom w:val="0"/>
      <w:divBdr>
        <w:top w:val="none" w:sz="0" w:space="0" w:color="auto"/>
        <w:left w:val="none" w:sz="0" w:space="0" w:color="auto"/>
        <w:bottom w:val="none" w:sz="0" w:space="0" w:color="auto"/>
        <w:right w:val="none" w:sz="0" w:space="0" w:color="auto"/>
      </w:divBdr>
    </w:div>
    <w:div w:id="132408827">
      <w:bodyDiv w:val="1"/>
      <w:marLeft w:val="0"/>
      <w:marRight w:val="0"/>
      <w:marTop w:val="0"/>
      <w:marBottom w:val="0"/>
      <w:divBdr>
        <w:top w:val="none" w:sz="0" w:space="0" w:color="auto"/>
        <w:left w:val="none" w:sz="0" w:space="0" w:color="auto"/>
        <w:bottom w:val="none" w:sz="0" w:space="0" w:color="auto"/>
        <w:right w:val="none" w:sz="0" w:space="0" w:color="auto"/>
      </w:divBdr>
      <w:divsChild>
        <w:div w:id="415975339">
          <w:marLeft w:val="0"/>
          <w:marRight w:val="0"/>
          <w:marTop w:val="0"/>
          <w:marBottom w:val="0"/>
          <w:divBdr>
            <w:top w:val="none" w:sz="0" w:space="0" w:color="auto"/>
            <w:left w:val="none" w:sz="0" w:space="0" w:color="auto"/>
            <w:bottom w:val="none" w:sz="0" w:space="0" w:color="auto"/>
            <w:right w:val="none" w:sz="0" w:space="0" w:color="auto"/>
          </w:divBdr>
          <w:divsChild>
            <w:div w:id="149876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31817">
      <w:bodyDiv w:val="1"/>
      <w:marLeft w:val="0"/>
      <w:marRight w:val="0"/>
      <w:marTop w:val="0"/>
      <w:marBottom w:val="0"/>
      <w:divBdr>
        <w:top w:val="none" w:sz="0" w:space="0" w:color="auto"/>
        <w:left w:val="none" w:sz="0" w:space="0" w:color="auto"/>
        <w:bottom w:val="none" w:sz="0" w:space="0" w:color="auto"/>
        <w:right w:val="none" w:sz="0" w:space="0" w:color="auto"/>
      </w:divBdr>
    </w:div>
    <w:div w:id="407508815">
      <w:bodyDiv w:val="1"/>
      <w:marLeft w:val="0"/>
      <w:marRight w:val="0"/>
      <w:marTop w:val="0"/>
      <w:marBottom w:val="0"/>
      <w:divBdr>
        <w:top w:val="none" w:sz="0" w:space="0" w:color="auto"/>
        <w:left w:val="none" w:sz="0" w:space="0" w:color="auto"/>
        <w:bottom w:val="none" w:sz="0" w:space="0" w:color="auto"/>
        <w:right w:val="none" w:sz="0" w:space="0" w:color="auto"/>
      </w:divBdr>
    </w:div>
    <w:div w:id="432021717">
      <w:bodyDiv w:val="1"/>
      <w:marLeft w:val="0"/>
      <w:marRight w:val="0"/>
      <w:marTop w:val="0"/>
      <w:marBottom w:val="0"/>
      <w:divBdr>
        <w:top w:val="none" w:sz="0" w:space="0" w:color="auto"/>
        <w:left w:val="none" w:sz="0" w:space="0" w:color="auto"/>
        <w:bottom w:val="none" w:sz="0" w:space="0" w:color="auto"/>
        <w:right w:val="none" w:sz="0" w:space="0" w:color="auto"/>
      </w:divBdr>
    </w:div>
    <w:div w:id="586891013">
      <w:bodyDiv w:val="1"/>
      <w:marLeft w:val="0"/>
      <w:marRight w:val="0"/>
      <w:marTop w:val="0"/>
      <w:marBottom w:val="0"/>
      <w:divBdr>
        <w:top w:val="none" w:sz="0" w:space="0" w:color="auto"/>
        <w:left w:val="none" w:sz="0" w:space="0" w:color="auto"/>
        <w:bottom w:val="none" w:sz="0" w:space="0" w:color="auto"/>
        <w:right w:val="none" w:sz="0" w:space="0" w:color="auto"/>
      </w:divBdr>
    </w:div>
    <w:div w:id="603805182">
      <w:bodyDiv w:val="1"/>
      <w:marLeft w:val="0"/>
      <w:marRight w:val="0"/>
      <w:marTop w:val="0"/>
      <w:marBottom w:val="0"/>
      <w:divBdr>
        <w:top w:val="none" w:sz="0" w:space="0" w:color="auto"/>
        <w:left w:val="none" w:sz="0" w:space="0" w:color="auto"/>
        <w:bottom w:val="none" w:sz="0" w:space="0" w:color="auto"/>
        <w:right w:val="none" w:sz="0" w:space="0" w:color="auto"/>
      </w:divBdr>
      <w:divsChild>
        <w:div w:id="660887189">
          <w:marLeft w:val="0"/>
          <w:marRight w:val="0"/>
          <w:marTop w:val="0"/>
          <w:marBottom w:val="0"/>
          <w:divBdr>
            <w:top w:val="none" w:sz="0" w:space="0" w:color="auto"/>
            <w:left w:val="none" w:sz="0" w:space="0" w:color="auto"/>
            <w:bottom w:val="none" w:sz="0" w:space="0" w:color="auto"/>
            <w:right w:val="none" w:sz="0" w:space="0" w:color="auto"/>
          </w:divBdr>
          <w:divsChild>
            <w:div w:id="295529708">
              <w:marLeft w:val="0"/>
              <w:marRight w:val="0"/>
              <w:marTop w:val="0"/>
              <w:marBottom w:val="0"/>
              <w:divBdr>
                <w:top w:val="none" w:sz="0" w:space="0" w:color="auto"/>
                <w:left w:val="none" w:sz="0" w:space="0" w:color="auto"/>
                <w:bottom w:val="none" w:sz="0" w:space="0" w:color="auto"/>
                <w:right w:val="none" w:sz="0" w:space="0" w:color="auto"/>
              </w:divBdr>
            </w:div>
            <w:div w:id="380596740">
              <w:marLeft w:val="0"/>
              <w:marRight w:val="0"/>
              <w:marTop w:val="0"/>
              <w:marBottom w:val="0"/>
              <w:divBdr>
                <w:top w:val="none" w:sz="0" w:space="0" w:color="auto"/>
                <w:left w:val="none" w:sz="0" w:space="0" w:color="auto"/>
                <w:bottom w:val="none" w:sz="0" w:space="0" w:color="auto"/>
                <w:right w:val="none" w:sz="0" w:space="0" w:color="auto"/>
              </w:divBdr>
            </w:div>
            <w:div w:id="400758351">
              <w:marLeft w:val="0"/>
              <w:marRight w:val="0"/>
              <w:marTop w:val="0"/>
              <w:marBottom w:val="0"/>
              <w:divBdr>
                <w:top w:val="none" w:sz="0" w:space="0" w:color="auto"/>
                <w:left w:val="none" w:sz="0" w:space="0" w:color="auto"/>
                <w:bottom w:val="none" w:sz="0" w:space="0" w:color="auto"/>
                <w:right w:val="none" w:sz="0" w:space="0" w:color="auto"/>
              </w:divBdr>
            </w:div>
            <w:div w:id="587273897">
              <w:marLeft w:val="0"/>
              <w:marRight w:val="0"/>
              <w:marTop w:val="0"/>
              <w:marBottom w:val="0"/>
              <w:divBdr>
                <w:top w:val="none" w:sz="0" w:space="0" w:color="auto"/>
                <w:left w:val="none" w:sz="0" w:space="0" w:color="auto"/>
                <w:bottom w:val="none" w:sz="0" w:space="0" w:color="auto"/>
                <w:right w:val="none" w:sz="0" w:space="0" w:color="auto"/>
              </w:divBdr>
            </w:div>
            <w:div w:id="1017805320">
              <w:marLeft w:val="0"/>
              <w:marRight w:val="0"/>
              <w:marTop w:val="0"/>
              <w:marBottom w:val="0"/>
              <w:divBdr>
                <w:top w:val="none" w:sz="0" w:space="0" w:color="auto"/>
                <w:left w:val="none" w:sz="0" w:space="0" w:color="auto"/>
                <w:bottom w:val="none" w:sz="0" w:space="0" w:color="auto"/>
                <w:right w:val="none" w:sz="0" w:space="0" w:color="auto"/>
              </w:divBdr>
            </w:div>
            <w:div w:id="1402484552">
              <w:marLeft w:val="0"/>
              <w:marRight w:val="0"/>
              <w:marTop w:val="0"/>
              <w:marBottom w:val="0"/>
              <w:divBdr>
                <w:top w:val="none" w:sz="0" w:space="0" w:color="auto"/>
                <w:left w:val="none" w:sz="0" w:space="0" w:color="auto"/>
                <w:bottom w:val="none" w:sz="0" w:space="0" w:color="auto"/>
                <w:right w:val="none" w:sz="0" w:space="0" w:color="auto"/>
              </w:divBdr>
            </w:div>
            <w:div w:id="1529100548">
              <w:marLeft w:val="0"/>
              <w:marRight w:val="0"/>
              <w:marTop w:val="0"/>
              <w:marBottom w:val="0"/>
              <w:divBdr>
                <w:top w:val="none" w:sz="0" w:space="0" w:color="auto"/>
                <w:left w:val="none" w:sz="0" w:space="0" w:color="auto"/>
                <w:bottom w:val="none" w:sz="0" w:space="0" w:color="auto"/>
                <w:right w:val="none" w:sz="0" w:space="0" w:color="auto"/>
              </w:divBdr>
            </w:div>
            <w:div w:id="1589381658">
              <w:marLeft w:val="0"/>
              <w:marRight w:val="0"/>
              <w:marTop w:val="0"/>
              <w:marBottom w:val="0"/>
              <w:divBdr>
                <w:top w:val="none" w:sz="0" w:space="0" w:color="auto"/>
                <w:left w:val="none" w:sz="0" w:space="0" w:color="auto"/>
                <w:bottom w:val="none" w:sz="0" w:space="0" w:color="auto"/>
                <w:right w:val="none" w:sz="0" w:space="0" w:color="auto"/>
              </w:divBdr>
            </w:div>
            <w:div w:id="1656958419">
              <w:marLeft w:val="0"/>
              <w:marRight w:val="0"/>
              <w:marTop w:val="0"/>
              <w:marBottom w:val="0"/>
              <w:divBdr>
                <w:top w:val="none" w:sz="0" w:space="0" w:color="auto"/>
                <w:left w:val="none" w:sz="0" w:space="0" w:color="auto"/>
                <w:bottom w:val="none" w:sz="0" w:space="0" w:color="auto"/>
                <w:right w:val="none" w:sz="0" w:space="0" w:color="auto"/>
              </w:divBdr>
            </w:div>
            <w:div w:id="170717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6585">
      <w:bodyDiv w:val="1"/>
      <w:marLeft w:val="0"/>
      <w:marRight w:val="0"/>
      <w:marTop w:val="0"/>
      <w:marBottom w:val="0"/>
      <w:divBdr>
        <w:top w:val="none" w:sz="0" w:space="0" w:color="auto"/>
        <w:left w:val="none" w:sz="0" w:space="0" w:color="auto"/>
        <w:bottom w:val="none" w:sz="0" w:space="0" w:color="auto"/>
        <w:right w:val="none" w:sz="0" w:space="0" w:color="auto"/>
      </w:divBdr>
    </w:div>
    <w:div w:id="742215407">
      <w:bodyDiv w:val="1"/>
      <w:marLeft w:val="0"/>
      <w:marRight w:val="0"/>
      <w:marTop w:val="0"/>
      <w:marBottom w:val="0"/>
      <w:divBdr>
        <w:top w:val="none" w:sz="0" w:space="0" w:color="auto"/>
        <w:left w:val="none" w:sz="0" w:space="0" w:color="auto"/>
        <w:bottom w:val="none" w:sz="0" w:space="0" w:color="auto"/>
        <w:right w:val="none" w:sz="0" w:space="0" w:color="auto"/>
      </w:divBdr>
    </w:div>
    <w:div w:id="784347098">
      <w:bodyDiv w:val="1"/>
      <w:marLeft w:val="0"/>
      <w:marRight w:val="0"/>
      <w:marTop w:val="0"/>
      <w:marBottom w:val="0"/>
      <w:divBdr>
        <w:top w:val="none" w:sz="0" w:space="0" w:color="auto"/>
        <w:left w:val="none" w:sz="0" w:space="0" w:color="auto"/>
        <w:bottom w:val="none" w:sz="0" w:space="0" w:color="auto"/>
        <w:right w:val="none" w:sz="0" w:space="0" w:color="auto"/>
      </w:divBdr>
    </w:div>
    <w:div w:id="843470520">
      <w:bodyDiv w:val="1"/>
      <w:marLeft w:val="0"/>
      <w:marRight w:val="0"/>
      <w:marTop w:val="0"/>
      <w:marBottom w:val="0"/>
      <w:divBdr>
        <w:top w:val="none" w:sz="0" w:space="0" w:color="auto"/>
        <w:left w:val="none" w:sz="0" w:space="0" w:color="auto"/>
        <w:bottom w:val="none" w:sz="0" w:space="0" w:color="auto"/>
        <w:right w:val="none" w:sz="0" w:space="0" w:color="auto"/>
      </w:divBdr>
    </w:div>
    <w:div w:id="867059671">
      <w:bodyDiv w:val="1"/>
      <w:marLeft w:val="0"/>
      <w:marRight w:val="0"/>
      <w:marTop w:val="0"/>
      <w:marBottom w:val="0"/>
      <w:divBdr>
        <w:top w:val="none" w:sz="0" w:space="0" w:color="auto"/>
        <w:left w:val="none" w:sz="0" w:space="0" w:color="auto"/>
        <w:bottom w:val="none" w:sz="0" w:space="0" w:color="auto"/>
        <w:right w:val="none" w:sz="0" w:space="0" w:color="auto"/>
      </w:divBdr>
    </w:div>
    <w:div w:id="876507949">
      <w:bodyDiv w:val="1"/>
      <w:marLeft w:val="0"/>
      <w:marRight w:val="0"/>
      <w:marTop w:val="0"/>
      <w:marBottom w:val="0"/>
      <w:divBdr>
        <w:top w:val="none" w:sz="0" w:space="0" w:color="auto"/>
        <w:left w:val="none" w:sz="0" w:space="0" w:color="auto"/>
        <w:bottom w:val="none" w:sz="0" w:space="0" w:color="auto"/>
        <w:right w:val="none" w:sz="0" w:space="0" w:color="auto"/>
      </w:divBdr>
      <w:divsChild>
        <w:div w:id="527721413">
          <w:marLeft w:val="0"/>
          <w:marRight w:val="0"/>
          <w:marTop w:val="0"/>
          <w:marBottom w:val="0"/>
          <w:divBdr>
            <w:top w:val="none" w:sz="0" w:space="0" w:color="auto"/>
            <w:left w:val="none" w:sz="0" w:space="0" w:color="auto"/>
            <w:bottom w:val="none" w:sz="0" w:space="0" w:color="auto"/>
            <w:right w:val="none" w:sz="0" w:space="0" w:color="auto"/>
          </w:divBdr>
          <w:divsChild>
            <w:div w:id="68894162">
              <w:marLeft w:val="0"/>
              <w:marRight w:val="0"/>
              <w:marTop w:val="0"/>
              <w:marBottom w:val="0"/>
              <w:divBdr>
                <w:top w:val="none" w:sz="0" w:space="0" w:color="auto"/>
                <w:left w:val="none" w:sz="0" w:space="0" w:color="auto"/>
                <w:bottom w:val="none" w:sz="0" w:space="0" w:color="auto"/>
                <w:right w:val="none" w:sz="0" w:space="0" w:color="auto"/>
              </w:divBdr>
            </w:div>
            <w:div w:id="166554083">
              <w:marLeft w:val="0"/>
              <w:marRight w:val="0"/>
              <w:marTop w:val="0"/>
              <w:marBottom w:val="0"/>
              <w:divBdr>
                <w:top w:val="none" w:sz="0" w:space="0" w:color="auto"/>
                <w:left w:val="none" w:sz="0" w:space="0" w:color="auto"/>
                <w:bottom w:val="none" w:sz="0" w:space="0" w:color="auto"/>
                <w:right w:val="none" w:sz="0" w:space="0" w:color="auto"/>
              </w:divBdr>
            </w:div>
            <w:div w:id="183906160">
              <w:marLeft w:val="0"/>
              <w:marRight w:val="0"/>
              <w:marTop w:val="0"/>
              <w:marBottom w:val="0"/>
              <w:divBdr>
                <w:top w:val="none" w:sz="0" w:space="0" w:color="auto"/>
                <w:left w:val="none" w:sz="0" w:space="0" w:color="auto"/>
                <w:bottom w:val="none" w:sz="0" w:space="0" w:color="auto"/>
                <w:right w:val="none" w:sz="0" w:space="0" w:color="auto"/>
              </w:divBdr>
            </w:div>
            <w:div w:id="205681779">
              <w:marLeft w:val="0"/>
              <w:marRight w:val="0"/>
              <w:marTop w:val="0"/>
              <w:marBottom w:val="0"/>
              <w:divBdr>
                <w:top w:val="none" w:sz="0" w:space="0" w:color="auto"/>
                <w:left w:val="none" w:sz="0" w:space="0" w:color="auto"/>
                <w:bottom w:val="none" w:sz="0" w:space="0" w:color="auto"/>
                <w:right w:val="none" w:sz="0" w:space="0" w:color="auto"/>
              </w:divBdr>
            </w:div>
            <w:div w:id="214707138">
              <w:marLeft w:val="0"/>
              <w:marRight w:val="0"/>
              <w:marTop w:val="0"/>
              <w:marBottom w:val="0"/>
              <w:divBdr>
                <w:top w:val="none" w:sz="0" w:space="0" w:color="auto"/>
                <w:left w:val="none" w:sz="0" w:space="0" w:color="auto"/>
                <w:bottom w:val="none" w:sz="0" w:space="0" w:color="auto"/>
                <w:right w:val="none" w:sz="0" w:space="0" w:color="auto"/>
              </w:divBdr>
            </w:div>
            <w:div w:id="260724524">
              <w:marLeft w:val="0"/>
              <w:marRight w:val="0"/>
              <w:marTop w:val="0"/>
              <w:marBottom w:val="0"/>
              <w:divBdr>
                <w:top w:val="none" w:sz="0" w:space="0" w:color="auto"/>
                <w:left w:val="none" w:sz="0" w:space="0" w:color="auto"/>
                <w:bottom w:val="none" w:sz="0" w:space="0" w:color="auto"/>
                <w:right w:val="none" w:sz="0" w:space="0" w:color="auto"/>
              </w:divBdr>
            </w:div>
            <w:div w:id="279653525">
              <w:marLeft w:val="0"/>
              <w:marRight w:val="0"/>
              <w:marTop w:val="0"/>
              <w:marBottom w:val="0"/>
              <w:divBdr>
                <w:top w:val="none" w:sz="0" w:space="0" w:color="auto"/>
                <w:left w:val="none" w:sz="0" w:space="0" w:color="auto"/>
                <w:bottom w:val="none" w:sz="0" w:space="0" w:color="auto"/>
                <w:right w:val="none" w:sz="0" w:space="0" w:color="auto"/>
              </w:divBdr>
            </w:div>
            <w:div w:id="461003273">
              <w:marLeft w:val="0"/>
              <w:marRight w:val="0"/>
              <w:marTop w:val="0"/>
              <w:marBottom w:val="0"/>
              <w:divBdr>
                <w:top w:val="none" w:sz="0" w:space="0" w:color="auto"/>
                <w:left w:val="none" w:sz="0" w:space="0" w:color="auto"/>
                <w:bottom w:val="none" w:sz="0" w:space="0" w:color="auto"/>
                <w:right w:val="none" w:sz="0" w:space="0" w:color="auto"/>
              </w:divBdr>
            </w:div>
            <w:div w:id="587158158">
              <w:marLeft w:val="0"/>
              <w:marRight w:val="0"/>
              <w:marTop w:val="0"/>
              <w:marBottom w:val="0"/>
              <w:divBdr>
                <w:top w:val="none" w:sz="0" w:space="0" w:color="auto"/>
                <w:left w:val="none" w:sz="0" w:space="0" w:color="auto"/>
                <w:bottom w:val="none" w:sz="0" w:space="0" w:color="auto"/>
                <w:right w:val="none" w:sz="0" w:space="0" w:color="auto"/>
              </w:divBdr>
            </w:div>
            <w:div w:id="695426225">
              <w:marLeft w:val="0"/>
              <w:marRight w:val="0"/>
              <w:marTop w:val="0"/>
              <w:marBottom w:val="0"/>
              <w:divBdr>
                <w:top w:val="none" w:sz="0" w:space="0" w:color="auto"/>
                <w:left w:val="none" w:sz="0" w:space="0" w:color="auto"/>
                <w:bottom w:val="none" w:sz="0" w:space="0" w:color="auto"/>
                <w:right w:val="none" w:sz="0" w:space="0" w:color="auto"/>
              </w:divBdr>
            </w:div>
            <w:div w:id="908539755">
              <w:marLeft w:val="0"/>
              <w:marRight w:val="0"/>
              <w:marTop w:val="0"/>
              <w:marBottom w:val="0"/>
              <w:divBdr>
                <w:top w:val="none" w:sz="0" w:space="0" w:color="auto"/>
                <w:left w:val="none" w:sz="0" w:space="0" w:color="auto"/>
                <w:bottom w:val="none" w:sz="0" w:space="0" w:color="auto"/>
                <w:right w:val="none" w:sz="0" w:space="0" w:color="auto"/>
              </w:divBdr>
            </w:div>
            <w:div w:id="948047812">
              <w:marLeft w:val="0"/>
              <w:marRight w:val="0"/>
              <w:marTop w:val="0"/>
              <w:marBottom w:val="0"/>
              <w:divBdr>
                <w:top w:val="none" w:sz="0" w:space="0" w:color="auto"/>
                <w:left w:val="none" w:sz="0" w:space="0" w:color="auto"/>
                <w:bottom w:val="none" w:sz="0" w:space="0" w:color="auto"/>
                <w:right w:val="none" w:sz="0" w:space="0" w:color="auto"/>
              </w:divBdr>
            </w:div>
            <w:div w:id="1002851540">
              <w:marLeft w:val="0"/>
              <w:marRight w:val="0"/>
              <w:marTop w:val="0"/>
              <w:marBottom w:val="0"/>
              <w:divBdr>
                <w:top w:val="none" w:sz="0" w:space="0" w:color="auto"/>
                <w:left w:val="none" w:sz="0" w:space="0" w:color="auto"/>
                <w:bottom w:val="none" w:sz="0" w:space="0" w:color="auto"/>
                <w:right w:val="none" w:sz="0" w:space="0" w:color="auto"/>
              </w:divBdr>
            </w:div>
            <w:div w:id="1049264053">
              <w:marLeft w:val="0"/>
              <w:marRight w:val="0"/>
              <w:marTop w:val="0"/>
              <w:marBottom w:val="0"/>
              <w:divBdr>
                <w:top w:val="none" w:sz="0" w:space="0" w:color="auto"/>
                <w:left w:val="none" w:sz="0" w:space="0" w:color="auto"/>
                <w:bottom w:val="none" w:sz="0" w:space="0" w:color="auto"/>
                <w:right w:val="none" w:sz="0" w:space="0" w:color="auto"/>
              </w:divBdr>
            </w:div>
            <w:div w:id="1076441737">
              <w:marLeft w:val="0"/>
              <w:marRight w:val="0"/>
              <w:marTop w:val="0"/>
              <w:marBottom w:val="0"/>
              <w:divBdr>
                <w:top w:val="none" w:sz="0" w:space="0" w:color="auto"/>
                <w:left w:val="none" w:sz="0" w:space="0" w:color="auto"/>
                <w:bottom w:val="none" w:sz="0" w:space="0" w:color="auto"/>
                <w:right w:val="none" w:sz="0" w:space="0" w:color="auto"/>
              </w:divBdr>
            </w:div>
            <w:div w:id="1141581173">
              <w:marLeft w:val="0"/>
              <w:marRight w:val="0"/>
              <w:marTop w:val="0"/>
              <w:marBottom w:val="0"/>
              <w:divBdr>
                <w:top w:val="none" w:sz="0" w:space="0" w:color="auto"/>
                <w:left w:val="none" w:sz="0" w:space="0" w:color="auto"/>
                <w:bottom w:val="none" w:sz="0" w:space="0" w:color="auto"/>
                <w:right w:val="none" w:sz="0" w:space="0" w:color="auto"/>
              </w:divBdr>
            </w:div>
            <w:div w:id="1188912764">
              <w:marLeft w:val="0"/>
              <w:marRight w:val="0"/>
              <w:marTop w:val="0"/>
              <w:marBottom w:val="0"/>
              <w:divBdr>
                <w:top w:val="none" w:sz="0" w:space="0" w:color="auto"/>
                <w:left w:val="none" w:sz="0" w:space="0" w:color="auto"/>
                <w:bottom w:val="none" w:sz="0" w:space="0" w:color="auto"/>
                <w:right w:val="none" w:sz="0" w:space="0" w:color="auto"/>
              </w:divBdr>
            </w:div>
            <w:div w:id="1197619103">
              <w:marLeft w:val="0"/>
              <w:marRight w:val="0"/>
              <w:marTop w:val="0"/>
              <w:marBottom w:val="0"/>
              <w:divBdr>
                <w:top w:val="none" w:sz="0" w:space="0" w:color="auto"/>
                <w:left w:val="none" w:sz="0" w:space="0" w:color="auto"/>
                <w:bottom w:val="none" w:sz="0" w:space="0" w:color="auto"/>
                <w:right w:val="none" w:sz="0" w:space="0" w:color="auto"/>
              </w:divBdr>
            </w:div>
            <w:div w:id="1200043829">
              <w:marLeft w:val="0"/>
              <w:marRight w:val="0"/>
              <w:marTop w:val="0"/>
              <w:marBottom w:val="0"/>
              <w:divBdr>
                <w:top w:val="none" w:sz="0" w:space="0" w:color="auto"/>
                <w:left w:val="none" w:sz="0" w:space="0" w:color="auto"/>
                <w:bottom w:val="none" w:sz="0" w:space="0" w:color="auto"/>
                <w:right w:val="none" w:sz="0" w:space="0" w:color="auto"/>
              </w:divBdr>
            </w:div>
            <w:div w:id="1294287499">
              <w:marLeft w:val="0"/>
              <w:marRight w:val="0"/>
              <w:marTop w:val="0"/>
              <w:marBottom w:val="0"/>
              <w:divBdr>
                <w:top w:val="none" w:sz="0" w:space="0" w:color="auto"/>
                <w:left w:val="none" w:sz="0" w:space="0" w:color="auto"/>
                <w:bottom w:val="none" w:sz="0" w:space="0" w:color="auto"/>
                <w:right w:val="none" w:sz="0" w:space="0" w:color="auto"/>
              </w:divBdr>
            </w:div>
            <w:div w:id="1344168620">
              <w:marLeft w:val="0"/>
              <w:marRight w:val="0"/>
              <w:marTop w:val="0"/>
              <w:marBottom w:val="0"/>
              <w:divBdr>
                <w:top w:val="none" w:sz="0" w:space="0" w:color="auto"/>
                <w:left w:val="none" w:sz="0" w:space="0" w:color="auto"/>
                <w:bottom w:val="none" w:sz="0" w:space="0" w:color="auto"/>
                <w:right w:val="none" w:sz="0" w:space="0" w:color="auto"/>
              </w:divBdr>
            </w:div>
            <w:div w:id="1424256337">
              <w:marLeft w:val="0"/>
              <w:marRight w:val="0"/>
              <w:marTop w:val="0"/>
              <w:marBottom w:val="0"/>
              <w:divBdr>
                <w:top w:val="none" w:sz="0" w:space="0" w:color="auto"/>
                <w:left w:val="none" w:sz="0" w:space="0" w:color="auto"/>
                <w:bottom w:val="none" w:sz="0" w:space="0" w:color="auto"/>
                <w:right w:val="none" w:sz="0" w:space="0" w:color="auto"/>
              </w:divBdr>
            </w:div>
            <w:div w:id="1439521324">
              <w:marLeft w:val="0"/>
              <w:marRight w:val="0"/>
              <w:marTop w:val="0"/>
              <w:marBottom w:val="0"/>
              <w:divBdr>
                <w:top w:val="none" w:sz="0" w:space="0" w:color="auto"/>
                <w:left w:val="none" w:sz="0" w:space="0" w:color="auto"/>
                <w:bottom w:val="none" w:sz="0" w:space="0" w:color="auto"/>
                <w:right w:val="none" w:sz="0" w:space="0" w:color="auto"/>
              </w:divBdr>
            </w:div>
            <w:div w:id="1487086127">
              <w:marLeft w:val="0"/>
              <w:marRight w:val="0"/>
              <w:marTop w:val="0"/>
              <w:marBottom w:val="0"/>
              <w:divBdr>
                <w:top w:val="none" w:sz="0" w:space="0" w:color="auto"/>
                <w:left w:val="none" w:sz="0" w:space="0" w:color="auto"/>
                <w:bottom w:val="none" w:sz="0" w:space="0" w:color="auto"/>
                <w:right w:val="none" w:sz="0" w:space="0" w:color="auto"/>
              </w:divBdr>
            </w:div>
            <w:div w:id="1529761409">
              <w:marLeft w:val="0"/>
              <w:marRight w:val="0"/>
              <w:marTop w:val="0"/>
              <w:marBottom w:val="0"/>
              <w:divBdr>
                <w:top w:val="none" w:sz="0" w:space="0" w:color="auto"/>
                <w:left w:val="none" w:sz="0" w:space="0" w:color="auto"/>
                <w:bottom w:val="none" w:sz="0" w:space="0" w:color="auto"/>
                <w:right w:val="none" w:sz="0" w:space="0" w:color="auto"/>
              </w:divBdr>
            </w:div>
            <w:div w:id="1595898256">
              <w:marLeft w:val="0"/>
              <w:marRight w:val="0"/>
              <w:marTop w:val="0"/>
              <w:marBottom w:val="0"/>
              <w:divBdr>
                <w:top w:val="none" w:sz="0" w:space="0" w:color="auto"/>
                <w:left w:val="none" w:sz="0" w:space="0" w:color="auto"/>
                <w:bottom w:val="none" w:sz="0" w:space="0" w:color="auto"/>
                <w:right w:val="none" w:sz="0" w:space="0" w:color="auto"/>
              </w:divBdr>
            </w:div>
            <w:div w:id="1682272661">
              <w:marLeft w:val="0"/>
              <w:marRight w:val="0"/>
              <w:marTop w:val="0"/>
              <w:marBottom w:val="0"/>
              <w:divBdr>
                <w:top w:val="none" w:sz="0" w:space="0" w:color="auto"/>
                <w:left w:val="none" w:sz="0" w:space="0" w:color="auto"/>
                <w:bottom w:val="none" w:sz="0" w:space="0" w:color="auto"/>
                <w:right w:val="none" w:sz="0" w:space="0" w:color="auto"/>
              </w:divBdr>
            </w:div>
            <w:div w:id="1722559236">
              <w:marLeft w:val="0"/>
              <w:marRight w:val="0"/>
              <w:marTop w:val="0"/>
              <w:marBottom w:val="0"/>
              <w:divBdr>
                <w:top w:val="none" w:sz="0" w:space="0" w:color="auto"/>
                <w:left w:val="none" w:sz="0" w:space="0" w:color="auto"/>
                <w:bottom w:val="none" w:sz="0" w:space="0" w:color="auto"/>
                <w:right w:val="none" w:sz="0" w:space="0" w:color="auto"/>
              </w:divBdr>
            </w:div>
            <w:div w:id="1754817282">
              <w:marLeft w:val="0"/>
              <w:marRight w:val="0"/>
              <w:marTop w:val="0"/>
              <w:marBottom w:val="0"/>
              <w:divBdr>
                <w:top w:val="none" w:sz="0" w:space="0" w:color="auto"/>
                <w:left w:val="none" w:sz="0" w:space="0" w:color="auto"/>
                <w:bottom w:val="none" w:sz="0" w:space="0" w:color="auto"/>
                <w:right w:val="none" w:sz="0" w:space="0" w:color="auto"/>
              </w:divBdr>
            </w:div>
            <w:div w:id="1805385799">
              <w:marLeft w:val="0"/>
              <w:marRight w:val="0"/>
              <w:marTop w:val="0"/>
              <w:marBottom w:val="0"/>
              <w:divBdr>
                <w:top w:val="none" w:sz="0" w:space="0" w:color="auto"/>
                <w:left w:val="none" w:sz="0" w:space="0" w:color="auto"/>
                <w:bottom w:val="none" w:sz="0" w:space="0" w:color="auto"/>
                <w:right w:val="none" w:sz="0" w:space="0" w:color="auto"/>
              </w:divBdr>
            </w:div>
            <w:div w:id="1839806930">
              <w:marLeft w:val="0"/>
              <w:marRight w:val="0"/>
              <w:marTop w:val="0"/>
              <w:marBottom w:val="0"/>
              <w:divBdr>
                <w:top w:val="none" w:sz="0" w:space="0" w:color="auto"/>
                <w:left w:val="none" w:sz="0" w:space="0" w:color="auto"/>
                <w:bottom w:val="none" w:sz="0" w:space="0" w:color="auto"/>
                <w:right w:val="none" w:sz="0" w:space="0" w:color="auto"/>
              </w:divBdr>
            </w:div>
            <w:div w:id="1862236181">
              <w:marLeft w:val="0"/>
              <w:marRight w:val="0"/>
              <w:marTop w:val="0"/>
              <w:marBottom w:val="0"/>
              <w:divBdr>
                <w:top w:val="none" w:sz="0" w:space="0" w:color="auto"/>
                <w:left w:val="none" w:sz="0" w:space="0" w:color="auto"/>
                <w:bottom w:val="none" w:sz="0" w:space="0" w:color="auto"/>
                <w:right w:val="none" w:sz="0" w:space="0" w:color="auto"/>
              </w:divBdr>
            </w:div>
            <w:div w:id="1885560265">
              <w:marLeft w:val="0"/>
              <w:marRight w:val="0"/>
              <w:marTop w:val="0"/>
              <w:marBottom w:val="0"/>
              <w:divBdr>
                <w:top w:val="none" w:sz="0" w:space="0" w:color="auto"/>
                <w:left w:val="none" w:sz="0" w:space="0" w:color="auto"/>
                <w:bottom w:val="none" w:sz="0" w:space="0" w:color="auto"/>
                <w:right w:val="none" w:sz="0" w:space="0" w:color="auto"/>
              </w:divBdr>
            </w:div>
            <w:div w:id="1912159103">
              <w:marLeft w:val="0"/>
              <w:marRight w:val="0"/>
              <w:marTop w:val="0"/>
              <w:marBottom w:val="0"/>
              <w:divBdr>
                <w:top w:val="none" w:sz="0" w:space="0" w:color="auto"/>
                <w:left w:val="none" w:sz="0" w:space="0" w:color="auto"/>
                <w:bottom w:val="none" w:sz="0" w:space="0" w:color="auto"/>
                <w:right w:val="none" w:sz="0" w:space="0" w:color="auto"/>
              </w:divBdr>
            </w:div>
            <w:div w:id="1979067313">
              <w:marLeft w:val="0"/>
              <w:marRight w:val="0"/>
              <w:marTop w:val="0"/>
              <w:marBottom w:val="0"/>
              <w:divBdr>
                <w:top w:val="none" w:sz="0" w:space="0" w:color="auto"/>
                <w:left w:val="none" w:sz="0" w:space="0" w:color="auto"/>
                <w:bottom w:val="none" w:sz="0" w:space="0" w:color="auto"/>
                <w:right w:val="none" w:sz="0" w:space="0" w:color="auto"/>
              </w:divBdr>
            </w:div>
            <w:div w:id="2023775900">
              <w:marLeft w:val="0"/>
              <w:marRight w:val="0"/>
              <w:marTop w:val="0"/>
              <w:marBottom w:val="0"/>
              <w:divBdr>
                <w:top w:val="none" w:sz="0" w:space="0" w:color="auto"/>
                <w:left w:val="none" w:sz="0" w:space="0" w:color="auto"/>
                <w:bottom w:val="none" w:sz="0" w:space="0" w:color="auto"/>
                <w:right w:val="none" w:sz="0" w:space="0" w:color="auto"/>
              </w:divBdr>
            </w:div>
            <w:div w:id="212580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09586">
      <w:bodyDiv w:val="1"/>
      <w:marLeft w:val="0"/>
      <w:marRight w:val="0"/>
      <w:marTop w:val="0"/>
      <w:marBottom w:val="0"/>
      <w:divBdr>
        <w:top w:val="none" w:sz="0" w:space="0" w:color="auto"/>
        <w:left w:val="none" w:sz="0" w:space="0" w:color="auto"/>
        <w:bottom w:val="none" w:sz="0" w:space="0" w:color="auto"/>
        <w:right w:val="none" w:sz="0" w:space="0" w:color="auto"/>
      </w:divBdr>
    </w:div>
    <w:div w:id="947279394">
      <w:bodyDiv w:val="1"/>
      <w:marLeft w:val="0"/>
      <w:marRight w:val="0"/>
      <w:marTop w:val="0"/>
      <w:marBottom w:val="0"/>
      <w:divBdr>
        <w:top w:val="none" w:sz="0" w:space="0" w:color="auto"/>
        <w:left w:val="none" w:sz="0" w:space="0" w:color="auto"/>
        <w:bottom w:val="none" w:sz="0" w:space="0" w:color="auto"/>
        <w:right w:val="none" w:sz="0" w:space="0" w:color="auto"/>
      </w:divBdr>
    </w:div>
    <w:div w:id="958754629">
      <w:bodyDiv w:val="1"/>
      <w:marLeft w:val="0"/>
      <w:marRight w:val="0"/>
      <w:marTop w:val="0"/>
      <w:marBottom w:val="0"/>
      <w:divBdr>
        <w:top w:val="none" w:sz="0" w:space="0" w:color="auto"/>
        <w:left w:val="none" w:sz="0" w:space="0" w:color="auto"/>
        <w:bottom w:val="none" w:sz="0" w:space="0" w:color="auto"/>
        <w:right w:val="none" w:sz="0" w:space="0" w:color="auto"/>
      </w:divBdr>
    </w:div>
    <w:div w:id="963923621">
      <w:bodyDiv w:val="1"/>
      <w:marLeft w:val="0"/>
      <w:marRight w:val="0"/>
      <w:marTop w:val="0"/>
      <w:marBottom w:val="0"/>
      <w:divBdr>
        <w:top w:val="none" w:sz="0" w:space="0" w:color="auto"/>
        <w:left w:val="none" w:sz="0" w:space="0" w:color="auto"/>
        <w:bottom w:val="none" w:sz="0" w:space="0" w:color="auto"/>
        <w:right w:val="none" w:sz="0" w:space="0" w:color="auto"/>
      </w:divBdr>
    </w:div>
    <w:div w:id="994842927">
      <w:bodyDiv w:val="1"/>
      <w:marLeft w:val="0"/>
      <w:marRight w:val="0"/>
      <w:marTop w:val="0"/>
      <w:marBottom w:val="0"/>
      <w:divBdr>
        <w:top w:val="none" w:sz="0" w:space="0" w:color="auto"/>
        <w:left w:val="none" w:sz="0" w:space="0" w:color="auto"/>
        <w:bottom w:val="none" w:sz="0" w:space="0" w:color="auto"/>
        <w:right w:val="none" w:sz="0" w:space="0" w:color="auto"/>
      </w:divBdr>
    </w:div>
    <w:div w:id="1010059977">
      <w:bodyDiv w:val="1"/>
      <w:marLeft w:val="0"/>
      <w:marRight w:val="0"/>
      <w:marTop w:val="0"/>
      <w:marBottom w:val="0"/>
      <w:divBdr>
        <w:top w:val="none" w:sz="0" w:space="0" w:color="auto"/>
        <w:left w:val="none" w:sz="0" w:space="0" w:color="auto"/>
        <w:bottom w:val="none" w:sz="0" w:space="0" w:color="auto"/>
        <w:right w:val="none" w:sz="0" w:space="0" w:color="auto"/>
      </w:divBdr>
      <w:divsChild>
        <w:div w:id="1490052898">
          <w:marLeft w:val="0"/>
          <w:marRight w:val="0"/>
          <w:marTop w:val="0"/>
          <w:marBottom w:val="0"/>
          <w:divBdr>
            <w:top w:val="none" w:sz="0" w:space="0" w:color="auto"/>
            <w:left w:val="none" w:sz="0" w:space="0" w:color="auto"/>
            <w:bottom w:val="none" w:sz="0" w:space="0" w:color="auto"/>
            <w:right w:val="none" w:sz="0" w:space="0" w:color="auto"/>
          </w:divBdr>
          <w:divsChild>
            <w:div w:id="28535048">
              <w:marLeft w:val="0"/>
              <w:marRight w:val="0"/>
              <w:marTop w:val="0"/>
              <w:marBottom w:val="0"/>
              <w:divBdr>
                <w:top w:val="none" w:sz="0" w:space="0" w:color="auto"/>
                <w:left w:val="none" w:sz="0" w:space="0" w:color="auto"/>
                <w:bottom w:val="none" w:sz="0" w:space="0" w:color="auto"/>
                <w:right w:val="none" w:sz="0" w:space="0" w:color="auto"/>
              </w:divBdr>
            </w:div>
            <w:div w:id="37290343">
              <w:marLeft w:val="0"/>
              <w:marRight w:val="0"/>
              <w:marTop w:val="0"/>
              <w:marBottom w:val="0"/>
              <w:divBdr>
                <w:top w:val="none" w:sz="0" w:space="0" w:color="auto"/>
                <w:left w:val="none" w:sz="0" w:space="0" w:color="auto"/>
                <w:bottom w:val="none" w:sz="0" w:space="0" w:color="auto"/>
                <w:right w:val="none" w:sz="0" w:space="0" w:color="auto"/>
              </w:divBdr>
            </w:div>
            <w:div w:id="57553352">
              <w:marLeft w:val="0"/>
              <w:marRight w:val="0"/>
              <w:marTop w:val="0"/>
              <w:marBottom w:val="0"/>
              <w:divBdr>
                <w:top w:val="none" w:sz="0" w:space="0" w:color="auto"/>
                <w:left w:val="none" w:sz="0" w:space="0" w:color="auto"/>
                <w:bottom w:val="none" w:sz="0" w:space="0" w:color="auto"/>
                <w:right w:val="none" w:sz="0" w:space="0" w:color="auto"/>
              </w:divBdr>
            </w:div>
            <w:div w:id="70155156">
              <w:marLeft w:val="0"/>
              <w:marRight w:val="0"/>
              <w:marTop w:val="0"/>
              <w:marBottom w:val="0"/>
              <w:divBdr>
                <w:top w:val="none" w:sz="0" w:space="0" w:color="auto"/>
                <w:left w:val="none" w:sz="0" w:space="0" w:color="auto"/>
                <w:bottom w:val="none" w:sz="0" w:space="0" w:color="auto"/>
                <w:right w:val="none" w:sz="0" w:space="0" w:color="auto"/>
              </w:divBdr>
            </w:div>
            <w:div w:id="77679582">
              <w:marLeft w:val="0"/>
              <w:marRight w:val="0"/>
              <w:marTop w:val="0"/>
              <w:marBottom w:val="0"/>
              <w:divBdr>
                <w:top w:val="none" w:sz="0" w:space="0" w:color="auto"/>
                <w:left w:val="none" w:sz="0" w:space="0" w:color="auto"/>
                <w:bottom w:val="none" w:sz="0" w:space="0" w:color="auto"/>
                <w:right w:val="none" w:sz="0" w:space="0" w:color="auto"/>
              </w:divBdr>
            </w:div>
            <w:div w:id="79254290">
              <w:marLeft w:val="0"/>
              <w:marRight w:val="0"/>
              <w:marTop w:val="0"/>
              <w:marBottom w:val="0"/>
              <w:divBdr>
                <w:top w:val="none" w:sz="0" w:space="0" w:color="auto"/>
                <w:left w:val="none" w:sz="0" w:space="0" w:color="auto"/>
                <w:bottom w:val="none" w:sz="0" w:space="0" w:color="auto"/>
                <w:right w:val="none" w:sz="0" w:space="0" w:color="auto"/>
              </w:divBdr>
            </w:div>
            <w:div w:id="82919912">
              <w:marLeft w:val="0"/>
              <w:marRight w:val="0"/>
              <w:marTop w:val="0"/>
              <w:marBottom w:val="0"/>
              <w:divBdr>
                <w:top w:val="none" w:sz="0" w:space="0" w:color="auto"/>
                <w:left w:val="none" w:sz="0" w:space="0" w:color="auto"/>
                <w:bottom w:val="none" w:sz="0" w:space="0" w:color="auto"/>
                <w:right w:val="none" w:sz="0" w:space="0" w:color="auto"/>
              </w:divBdr>
            </w:div>
            <w:div w:id="90708934">
              <w:marLeft w:val="0"/>
              <w:marRight w:val="0"/>
              <w:marTop w:val="0"/>
              <w:marBottom w:val="0"/>
              <w:divBdr>
                <w:top w:val="none" w:sz="0" w:space="0" w:color="auto"/>
                <w:left w:val="none" w:sz="0" w:space="0" w:color="auto"/>
                <w:bottom w:val="none" w:sz="0" w:space="0" w:color="auto"/>
                <w:right w:val="none" w:sz="0" w:space="0" w:color="auto"/>
              </w:divBdr>
            </w:div>
            <w:div w:id="92946435">
              <w:marLeft w:val="0"/>
              <w:marRight w:val="0"/>
              <w:marTop w:val="0"/>
              <w:marBottom w:val="0"/>
              <w:divBdr>
                <w:top w:val="none" w:sz="0" w:space="0" w:color="auto"/>
                <w:left w:val="none" w:sz="0" w:space="0" w:color="auto"/>
                <w:bottom w:val="none" w:sz="0" w:space="0" w:color="auto"/>
                <w:right w:val="none" w:sz="0" w:space="0" w:color="auto"/>
              </w:divBdr>
            </w:div>
            <w:div w:id="114259019">
              <w:marLeft w:val="0"/>
              <w:marRight w:val="0"/>
              <w:marTop w:val="0"/>
              <w:marBottom w:val="0"/>
              <w:divBdr>
                <w:top w:val="none" w:sz="0" w:space="0" w:color="auto"/>
                <w:left w:val="none" w:sz="0" w:space="0" w:color="auto"/>
                <w:bottom w:val="none" w:sz="0" w:space="0" w:color="auto"/>
                <w:right w:val="none" w:sz="0" w:space="0" w:color="auto"/>
              </w:divBdr>
            </w:div>
            <w:div w:id="117918714">
              <w:marLeft w:val="0"/>
              <w:marRight w:val="0"/>
              <w:marTop w:val="0"/>
              <w:marBottom w:val="0"/>
              <w:divBdr>
                <w:top w:val="none" w:sz="0" w:space="0" w:color="auto"/>
                <w:left w:val="none" w:sz="0" w:space="0" w:color="auto"/>
                <w:bottom w:val="none" w:sz="0" w:space="0" w:color="auto"/>
                <w:right w:val="none" w:sz="0" w:space="0" w:color="auto"/>
              </w:divBdr>
            </w:div>
            <w:div w:id="158809153">
              <w:marLeft w:val="0"/>
              <w:marRight w:val="0"/>
              <w:marTop w:val="0"/>
              <w:marBottom w:val="0"/>
              <w:divBdr>
                <w:top w:val="none" w:sz="0" w:space="0" w:color="auto"/>
                <w:left w:val="none" w:sz="0" w:space="0" w:color="auto"/>
                <w:bottom w:val="none" w:sz="0" w:space="0" w:color="auto"/>
                <w:right w:val="none" w:sz="0" w:space="0" w:color="auto"/>
              </w:divBdr>
            </w:div>
            <w:div w:id="162281527">
              <w:marLeft w:val="0"/>
              <w:marRight w:val="0"/>
              <w:marTop w:val="0"/>
              <w:marBottom w:val="0"/>
              <w:divBdr>
                <w:top w:val="none" w:sz="0" w:space="0" w:color="auto"/>
                <w:left w:val="none" w:sz="0" w:space="0" w:color="auto"/>
                <w:bottom w:val="none" w:sz="0" w:space="0" w:color="auto"/>
                <w:right w:val="none" w:sz="0" w:space="0" w:color="auto"/>
              </w:divBdr>
            </w:div>
            <w:div w:id="162749149">
              <w:marLeft w:val="0"/>
              <w:marRight w:val="0"/>
              <w:marTop w:val="0"/>
              <w:marBottom w:val="0"/>
              <w:divBdr>
                <w:top w:val="none" w:sz="0" w:space="0" w:color="auto"/>
                <w:left w:val="none" w:sz="0" w:space="0" w:color="auto"/>
                <w:bottom w:val="none" w:sz="0" w:space="0" w:color="auto"/>
                <w:right w:val="none" w:sz="0" w:space="0" w:color="auto"/>
              </w:divBdr>
            </w:div>
            <w:div w:id="180705183">
              <w:marLeft w:val="0"/>
              <w:marRight w:val="0"/>
              <w:marTop w:val="0"/>
              <w:marBottom w:val="0"/>
              <w:divBdr>
                <w:top w:val="none" w:sz="0" w:space="0" w:color="auto"/>
                <w:left w:val="none" w:sz="0" w:space="0" w:color="auto"/>
                <w:bottom w:val="none" w:sz="0" w:space="0" w:color="auto"/>
                <w:right w:val="none" w:sz="0" w:space="0" w:color="auto"/>
              </w:divBdr>
            </w:div>
            <w:div w:id="266500992">
              <w:marLeft w:val="0"/>
              <w:marRight w:val="0"/>
              <w:marTop w:val="0"/>
              <w:marBottom w:val="0"/>
              <w:divBdr>
                <w:top w:val="none" w:sz="0" w:space="0" w:color="auto"/>
                <w:left w:val="none" w:sz="0" w:space="0" w:color="auto"/>
                <w:bottom w:val="none" w:sz="0" w:space="0" w:color="auto"/>
                <w:right w:val="none" w:sz="0" w:space="0" w:color="auto"/>
              </w:divBdr>
            </w:div>
            <w:div w:id="271017829">
              <w:marLeft w:val="0"/>
              <w:marRight w:val="0"/>
              <w:marTop w:val="0"/>
              <w:marBottom w:val="0"/>
              <w:divBdr>
                <w:top w:val="none" w:sz="0" w:space="0" w:color="auto"/>
                <w:left w:val="none" w:sz="0" w:space="0" w:color="auto"/>
                <w:bottom w:val="none" w:sz="0" w:space="0" w:color="auto"/>
                <w:right w:val="none" w:sz="0" w:space="0" w:color="auto"/>
              </w:divBdr>
            </w:div>
            <w:div w:id="272589499">
              <w:marLeft w:val="0"/>
              <w:marRight w:val="0"/>
              <w:marTop w:val="0"/>
              <w:marBottom w:val="0"/>
              <w:divBdr>
                <w:top w:val="none" w:sz="0" w:space="0" w:color="auto"/>
                <w:left w:val="none" w:sz="0" w:space="0" w:color="auto"/>
                <w:bottom w:val="none" w:sz="0" w:space="0" w:color="auto"/>
                <w:right w:val="none" w:sz="0" w:space="0" w:color="auto"/>
              </w:divBdr>
            </w:div>
            <w:div w:id="274989240">
              <w:marLeft w:val="0"/>
              <w:marRight w:val="0"/>
              <w:marTop w:val="0"/>
              <w:marBottom w:val="0"/>
              <w:divBdr>
                <w:top w:val="none" w:sz="0" w:space="0" w:color="auto"/>
                <w:left w:val="none" w:sz="0" w:space="0" w:color="auto"/>
                <w:bottom w:val="none" w:sz="0" w:space="0" w:color="auto"/>
                <w:right w:val="none" w:sz="0" w:space="0" w:color="auto"/>
              </w:divBdr>
            </w:div>
            <w:div w:id="276256152">
              <w:marLeft w:val="0"/>
              <w:marRight w:val="0"/>
              <w:marTop w:val="0"/>
              <w:marBottom w:val="0"/>
              <w:divBdr>
                <w:top w:val="none" w:sz="0" w:space="0" w:color="auto"/>
                <w:left w:val="none" w:sz="0" w:space="0" w:color="auto"/>
                <w:bottom w:val="none" w:sz="0" w:space="0" w:color="auto"/>
                <w:right w:val="none" w:sz="0" w:space="0" w:color="auto"/>
              </w:divBdr>
            </w:div>
            <w:div w:id="278685525">
              <w:marLeft w:val="0"/>
              <w:marRight w:val="0"/>
              <w:marTop w:val="0"/>
              <w:marBottom w:val="0"/>
              <w:divBdr>
                <w:top w:val="none" w:sz="0" w:space="0" w:color="auto"/>
                <w:left w:val="none" w:sz="0" w:space="0" w:color="auto"/>
                <w:bottom w:val="none" w:sz="0" w:space="0" w:color="auto"/>
                <w:right w:val="none" w:sz="0" w:space="0" w:color="auto"/>
              </w:divBdr>
            </w:div>
            <w:div w:id="282007506">
              <w:marLeft w:val="0"/>
              <w:marRight w:val="0"/>
              <w:marTop w:val="0"/>
              <w:marBottom w:val="0"/>
              <w:divBdr>
                <w:top w:val="none" w:sz="0" w:space="0" w:color="auto"/>
                <w:left w:val="none" w:sz="0" w:space="0" w:color="auto"/>
                <w:bottom w:val="none" w:sz="0" w:space="0" w:color="auto"/>
                <w:right w:val="none" w:sz="0" w:space="0" w:color="auto"/>
              </w:divBdr>
            </w:div>
            <w:div w:id="346253767">
              <w:marLeft w:val="0"/>
              <w:marRight w:val="0"/>
              <w:marTop w:val="0"/>
              <w:marBottom w:val="0"/>
              <w:divBdr>
                <w:top w:val="none" w:sz="0" w:space="0" w:color="auto"/>
                <w:left w:val="none" w:sz="0" w:space="0" w:color="auto"/>
                <w:bottom w:val="none" w:sz="0" w:space="0" w:color="auto"/>
                <w:right w:val="none" w:sz="0" w:space="0" w:color="auto"/>
              </w:divBdr>
            </w:div>
            <w:div w:id="361783333">
              <w:marLeft w:val="0"/>
              <w:marRight w:val="0"/>
              <w:marTop w:val="0"/>
              <w:marBottom w:val="0"/>
              <w:divBdr>
                <w:top w:val="none" w:sz="0" w:space="0" w:color="auto"/>
                <w:left w:val="none" w:sz="0" w:space="0" w:color="auto"/>
                <w:bottom w:val="none" w:sz="0" w:space="0" w:color="auto"/>
                <w:right w:val="none" w:sz="0" w:space="0" w:color="auto"/>
              </w:divBdr>
            </w:div>
            <w:div w:id="409425671">
              <w:marLeft w:val="0"/>
              <w:marRight w:val="0"/>
              <w:marTop w:val="0"/>
              <w:marBottom w:val="0"/>
              <w:divBdr>
                <w:top w:val="none" w:sz="0" w:space="0" w:color="auto"/>
                <w:left w:val="none" w:sz="0" w:space="0" w:color="auto"/>
                <w:bottom w:val="none" w:sz="0" w:space="0" w:color="auto"/>
                <w:right w:val="none" w:sz="0" w:space="0" w:color="auto"/>
              </w:divBdr>
            </w:div>
            <w:div w:id="415446825">
              <w:marLeft w:val="0"/>
              <w:marRight w:val="0"/>
              <w:marTop w:val="0"/>
              <w:marBottom w:val="0"/>
              <w:divBdr>
                <w:top w:val="none" w:sz="0" w:space="0" w:color="auto"/>
                <w:left w:val="none" w:sz="0" w:space="0" w:color="auto"/>
                <w:bottom w:val="none" w:sz="0" w:space="0" w:color="auto"/>
                <w:right w:val="none" w:sz="0" w:space="0" w:color="auto"/>
              </w:divBdr>
            </w:div>
            <w:div w:id="423763522">
              <w:marLeft w:val="0"/>
              <w:marRight w:val="0"/>
              <w:marTop w:val="0"/>
              <w:marBottom w:val="0"/>
              <w:divBdr>
                <w:top w:val="none" w:sz="0" w:space="0" w:color="auto"/>
                <w:left w:val="none" w:sz="0" w:space="0" w:color="auto"/>
                <w:bottom w:val="none" w:sz="0" w:space="0" w:color="auto"/>
                <w:right w:val="none" w:sz="0" w:space="0" w:color="auto"/>
              </w:divBdr>
            </w:div>
            <w:div w:id="518281297">
              <w:marLeft w:val="0"/>
              <w:marRight w:val="0"/>
              <w:marTop w:val="0"/>
              <w:marBottom w:val="0"/>
              <w:divBdr>
                <w:top w:val="none" w:sz="0" w:space="0" w:color="auto"/>
                <w:left w:val="none" w:sz="0" w:space="0" w:color="auto"/>
                <w:bottom w:val="none" w:sz="0" w:space="0" w:color="auto"/>
                <w:right w:val="none" w:sz="0" w:space="0" w:color="auto"/>
              </w:divBdr>
            </w:div>
            <w:div w:id="583564102">
              <w:marLeft w:val="0"/>
              <w:marRight w:val="0"/>
              <w:marTop w:val="0"/>
              <w:marBottom w:val="0"/>
              <w:divBdr>
                <w:top w:val="none" w:sz="0" w:space="0" w:color="auto"/>
                <w:left w:val="none" w:sz="0" w:space="0" w:color="auto"/>
                <w:bottom w:val="none" w:sz="0" w:space="0" w:color="auto"/>
                <w:right w:val="none" w:sz="0" w:space="0" w:color="auto"/>
              </w:divBdr>
            </w:div>
            <w:div w:id="630599044">
              <w:marLeft w:val="0"/>
              <w:marRight w:val="0"/>
              <w:marTop w:val="0"/>
              <w:marBottom w:val="0"/>
              <w:divBdr>
                <w:top w:val="none" w:sz="0" w:space="0" w:color="auto"/>
                <w:left w:val="none" w:sz="0" w:space="0" w:color="auto"/>
                <w:bottom w:val="none" w:sz="0" w:space="0" w:color="auto"/>
                <w:right w:val="none" w:sz="0" w:space="0" w:color="auto"/>
              </w:divBdr>
            </w:div>
            <w:div w:id="720328702">
              <w:marLeft w:val="0"/>
              <w:marRight w:val="0"/>
              <w:marTop w:val="0"/>
              <w:marBottom w:val="0"/>
              <w:divBdr>
                <w:top w:val="none" w:sz="0" w:space="0" w:color="auto"/>
                <w:left w:val="none" w:sz="0" w:space="0" w:color="auto"/>
                <w:bottom w:val="none" w:sz="0" w:space="0" w:color="auto"/>
                <w:right w:val="none" w:sz="0" w:space="0" w:color="auto"/>
              </w:divBdr>
            </w:div>
            <w:div w:id="778062005">
              <w:marLeft w:val="0"/>
              <w:marRight w:val="0"/>
              <w:marTop w:val="0"/>
              <w:marBottom w:val="0"/>
              <w:divBdr>
                <w:top w:val="none" w:sz="0" w:space="0" w:color="auto"/>
                <w:left w:val="none" w:sz="0" w:space="0" w:color="auto"/>
                <w:bottom w:val="none" w:sz="0" w:space="0" w:color="auto"/>
                <w:right w:val="none" w:sz="0" w:space="0" w:color="auto"/>
              </w:divBdr>
            </w:div>
            <w:div w:id="792989911">
              <w:marLeft w:val="0"/>
              <w:marRight w:val="0"/>
              <w:marTop w:val="0"/>
              <w:marBottom w:val="0"/>
              <w:divBdr>
                <w:top w:val="none" w:sz="0" w:space="0" w:color="auto"/>
                <w:left w:val="none" w:sz="0" w:space="0" w:color="auto"/>
                <w:bottom w:val="none" w:sz="0" w:space="0" w:color="auto"/>
                <w:right w:val="none" w:sz="0" w:space="0" w:color="auto"/>
              </w:divBdr>
            </w:div>
            <w:div w:id="859316427">
              <w:marLeft w:val="0"/>
              <w:marRight w:val="0"/>
              <w:marTop w:val="0"/>
              <w:marBottom w:val="0"/>
              <w:divBdr>
                <w:top w:val="none" w:sz="0" w:space="0" w:color="auto"/>
                <w:left w:val="none" w:sz="0" w:space="0" w:color="auto"/>
                <w:bottom w:val="none" w:sz="0" w:space="0" w:color="auto"/>
                <w:right w:val="none" w:sz="0" w:space="0" w:color="auto"/>
              </w:divBdr>
            </w:div>
            <w:div w:id="867836362">
              <w:marLeft w:val="0"/>
              <w:marRight w:val="0"/>
              <w:marTop w:val="0"/>
              <w:marBottom w:val="0"/>
              <w:divBdr>
                <w:top w:val="none" w:sz="0" w:space="0" w:color="auto"/>
                <w:left w:val="none" w:sz="0" w:space="0" w:color="auto"/>
                <w:bottom w:val="none" w:sz="0" w:space="0" w:color="auto"/>
                <w:right w:val="none" w:sz="0" w:space="0" w:color="auto"/>
              </w:divBdr>
            </w:div>
            <w:div w:id="875000436">
              <w:marLeft w:val="0"/>
              <w:marRight w:val="0"/>
              <w:marTop w:val="0"/>
              <w:marBottom w:val="0"/>
              <w:divBdr>
                <w:top w:val="none" w:sz="0" w:space="0" w:color="auto"/>
                <w:left w:val="none" w:sz="0" w:space="0" w:color="auto"/>
                <w:bottom w:val="none" w:sz="0" w:space="0" w:color="auto"/>
                <w:right w:val="none" w:sz="0" w:space="0" w:color="auto"/>
              </w:divBdr>
            </w:div>
            <w:div w:id="885604120">
              <w:marLeft w:val="0"/>
              <w:marRight w:val="0"/>
              <w:marTop w:val="0"/>
              <w:marBottom w:val="0"/>
              <w:divBdr>
                <w:top w:val="none" w:sz="0" w:space="0" w:color="auto"/>
                <w:left w:val="none" w:sz="0" w:space="0" w:color="auto"/>
                <w:bottom w:val="none" w:sz="0" w:space="0" w:color="auto"/>
                <w:right w:val="none" w:sz="0" w:space="0" w:color="auto"/>
              </w:divBdr>
            </w:div>
            <w:div w:id="910820682">
              <w:marLeft w:val="0"/>
              <w:marRight w:val="0"/>
              <w:marTop w:val="0"/>
              <w:marBottom w:val="0"/>
              <w:divBdr>
                <w:top w:val="none" w:sz="0" w:space="0" w:color="auto"/>
                <w:left w:val="none" w:sz="0" w:space="0" w:color="auto"/>
                <w:bottom w:val="none" w:sz="0" w:space="0" w:color="auto"/>
                <w:right w:val="none" w:sz="0" w:space="0" w:color="auto"/>
              </w:divBdr>
            </w:div>
            <w:div w:id="925765423">
              <w:marLeft w:val="0"/>
              <w:marRight w:val="0"/>
              <w:marTop w:val="0"/>
              <w:marBottom w:val="0"/>
              <w:divBdr>
                <w:top w:val="none" w:sz="0" w:space="0" w:color="auto"/>
                <w:left w:val="none" w:sz="0" w:space="0" w:color="auto"/>
                <w:bottom w:val="none" w:sz="0" w:space="0" w:color="auto"/>
                <w:right w:val="none" w:sz="0" w:space="0" w:color="auto"/>
              </w:divBdr>
            </w:div>
            <w:div w:id="941498143">
              <w:marLeft w:val="0"/>
              <w:marRight w:val="0"/>
              <w:marTop w:val="0"/>
              <w:marBottom w:val="0"/>
              <w:divBdr>
                <w:top w:val="none" w:sz="0" w:space="0" w:color="auto"/>
                <w:left w:val="none" w:sz="0" w:space="0" w:color="auto"/>
                <w:bottom w:val="none" w:sz="0" w:space="0" w:color="auto"/>
                <w:right w:val="none" w:sz="0" w:space="0" w:color="auto"/>
              </w:divBdr>
            </w:div>
            <w:div w:id="944653387">
              <w:marLeft w:val="0"/>
              <w:marRight w:val="0"/>
              <w:marTop w:val="0"/>
              <w:marBottom w:val="0"/>
              <w:divBdr>
                <w:top w:val="none" w:sz="0" w:space="0" w:color="auto"/>
                <w:left w:val="none" w:sz="0" w:space="0" w:color="auto"/>
                <w:bottom w:val="none" w:sz="0" w:space="0" w:color="auto"/>
                <w:right w:val="none" w:sz="0" w:space="0" w:color="auto"/>
              </w:divBdr>
            </w:div>
            <w:div w:id="974945150">
              <w:marLeft w:val="0"/>
              <w:marRight w:val="0"/>
              <w:marTop w:val="0"/>
              <w:marBottom w:val="0"/>
              <w:divBdr>
                <w:top w:val="none" w:sz="0" w:space="0" w:color="auto"/>
                <w:left w:val="none" w:sz="0" w:space="0" w:color="auto"/>
                <w:bottom w:val="none" w:sz="0" w:space="0" w:color="auto"/>
                <w:right w:val="none" w:sz="0" w:space="0" w:color="auto"/>
              </w:divBdr>
            </w:div>
            <w:div w:id="982393076">
              <w:marLeft w:val="0"/>
              <w:marRight w:val="0"/>
              <w:marTop w:val="0"/>
              <w:marBottom w:val="0"/>
              <w:divBdr>
                <w:top w:val="none" w:sz="0" w:space="0" w:color="auto"/>
                <w:left w:val="none" w:sz="0" w:space="0" w:color="auto"/>
                <w:bottom w:val="none" w:sz="0" w:space="0" w:color="auto"/>
                <w:right w:val="none" w:sz="0" w:space="0" w:color="auto"/>
              </w:divBdr>
            </w:div>
            <w:div w:id="1041904466">
              <w:marLeft w:val="0"/>
              <w:marRight w:val="0"/>
              <w:marTop w:val="0"/>
              <w:marBottom w:val="0"/>
              <w:divBdr>
                <w:top w:val="none" w:sz="0" w:space="0" w:color="auto"/>
                <w:left w:val="none" w:sz="0" w:space="0" w:color="auto"/>
                <w:bottom w:val="none" w:sz="0" w:space="0" w:color="auto"/>
                <w:right w:val="none" w:sz="0" w:space="0" w:color="auto"/>
              </w:divBdr>
            </w:div>
            <w:div w:id="1045906859">
              <w:marLeft w:val="0"/>
              <w:marRight w:val="0"/>
              <w:marTop w:val="0"/>
              <w:marBottom w:val="0"/>
              <w:divBdr>
                <w:top w:val="none" w:sz="0" w:space="0" w:color="auto"/>
                <w:left w:val="none" w:sz="0" w:space="0" w:color="auto"/>
                <w:bottom w:val="none" w:sz="0" w:space="0" w:color="auto"/>
                <w:right w:val="none" w:sz="0" w:space="0" w:color="auto"/>
              </w:divBdr>
            </w:div>
            <w:div w:id="1059286992">
              <w:marLeft w:val="0"/>
              <w:marRight w:val="0"/>
              <w:marTop w:val="0"/>
              <w:marBottom w:val="0"/>
              <w:divBdr>
                <w:top w:val="none" w:sz="0" w:space="0" w:color="auto"/>
                <w:left w:val="none" w:sz="0" w:space="0" w:color="auto"/>
                <w:bottom w:val="none" w:sz="0" w:space="0" w:color="auto"/>
                <w:right w:val="none" w:sz="0" w:space="0" w:color="auto"/>
              </w:divBdr>
            </w:div>
            <w:div w:id="1088768816">
              <w:marLeft w:val="0"/>
              <w:marRight w:val="0"/>
              <w:marTop w:val="0"/>
              <w:marBottom w:val="0"/>
              <w:divBdr>
                <w:top w:val="none" w:sz="0" w:space="0" w:color="auto"/>
                <w:left w:val="none" w:sz="0" w:space="0" w:color="auto"/>
                <w:bottom w:val="none" w:sz="0" w:space="0" w:color="auto"/>
                <w:right w:val="none" w:sz="0" w:space="0" w:color="auto"/>
              </w:divBdr>
            </w:div>
            <w:div w:id="1116021376">
              <w:marLeft w:val="0"/>
              <w:marRight w:val="0"/>
              <w:marTop w:val="0"/>
              <w:marBottom w:val="0"/>
              <w:divBdr>
                <w:top w:val="none" w:sz="0" w:space="0" w:color="auto"/>
                <w:left w:val="none" w:sz="0" w:space="0" w:color="auto"/>
                <w:bottom w:val="none" w:sz="0" w:space="0" w:color="auto"/>
                <w:right w:val="none" w:sz="0" w:space="0" w:color="auto"/>
              </w:divBdr>
            </w:div>
            <w:div w:id="1164004365">
              <w:marLeft w:val="0"/>
              <w:marRight w:val="0"/>
              <w:marTop w:val="0"/>
              <w:marBottom w:val="0"/>
              <w:divBdr>
                <w:top w:val="none" w:sz="0" w:space="0" w:color="auto"/>
                <w:left w:val="none" w:sz="0" w:space="0" w:color="auto"/>
                <w:bottom w:val="none" w:sz="0" w:space="0" w:color="auto"/>
                <w:right w:val="none" w:sz="0" w:space="0" w:color="auto"/>
              </w:divBdr>
            </w:div>
            <w:div w:id="1164204328">
              <w:marLeft w:val="0"/>
              <w:marRight w:val="0"/>
              <w:marTop w:val="0"/>
              <w:marBottom w:val="0"/>
              <w:divBdr>
                <w:top w:val="none" w:sz="0" w:space="0" w:color="auto"/>
                <w:left w:val="none" w:sz="0" w:space="0" w:color="auto"/>
                <w:bottom w:val="none" w:sz="0" w:space="0" w:color="auto"/>
                <w:right w:val="none" w:sz="0" w:space="0" w:color="auto"/>
              </w:divBdr>
            </w:div>
            <w:div w:id="1219898902">
              <w:marLeft w:val="0"/>
              <w:marRight w:val="0"/>
              <w:marTop w:val="0"/>
              <w:marBottom w:val="0"/>
              <w:divBdr>
                <w:top w:val="none" w:sz="0" w:space="0" w:color="auto"/>
                <w:left w:val="none" w:sz="0" w:space="0" w:color="auto"/>
                <w:bottom w:val="none" w:sz="0" w:space="0" w:color="auto"/>
                <w:right w:val="none" w:sz="0" w:space="0" w:color="auto"/>
              </w:divBdr>
            </w:div>
            <w:div w:id="1228150169">
              <w:marLeft w:val="0"/>
              <w:marRight w:val="0"/>
              <w:marTop w:val="0"/>
              <w:marBottom w:val="0"/>
              <w:divBdr>
                <w:top w:val="none" w:sz="0" w:space="0" w:color="auto"/>
                <w:left w:val="none" w:sz="0" w:space="0" w:color="auto"/>
                <w:bottom w:val="none" w:sz="0" w:space="0" w:color="auto"/>
                <w:right w:val="none" w:sz="0" w:space="0" w:color="auto"/>
              </w:divBdr>
            </w:div>
            <w:div w:id="1277712994">
              <w:marLeft w:val="0"/>
              <w:marRight w:val="0"/>
              <w:marTop w:val="0"/>
              <w:marBottom w:val="0"/>
              <w:divBdr>
                <w:top w:val="none" w:sz="0" w:space="0" w:color="auto"/>
                <w:left w:val="none" w:sz="0" w:space="0" w:color="auto"/>
                <w:bottom w:val="none" w:sz="0" w:space="0" w:color="auto"/>
                <w:right w:val="none" w:sz="0" w:space="0" w:color="auto"/>
              </w:divBdr>
            </w:div>
            <w:div w:id="1296789587">
              <w:marLeft w:val="0"/>
              <w:marRight w:val="0"/>
              <w:marTop w:val="0"/>
              <w:marBottom w:val="0"/>
              <w:divBdr>
                <w:top w:val="none" w:sz="0" w:space="0" w:color="auto"/>
                <w:left w:val="none" w:sz="0" w:space="0" w:color="auto"/>
                <w:bottom w:val="none" w:sz="0" w:space="0" w:color="auto"/>
                <w:right w:val="none" w:sz="0" w:space="0" w:color="auto"/>
              </w:divBdr>
            </w:div>
            <w:div w:id="1301306595">
              <w:marLeft w:val="0"/>
              <w:marRight w:val="0"/>
              <w:marTop w:val="0"/>
              <w:marBottom w:val="0"/>
              <w:divBdr>
                <w:top w:val="none" w:sz="0" w:space="0" w:color="auto"/>
                <w:left w:val="none" w:sz="0" w:space="0" w:color="auto"/>
                <w:bottom w:val="none" w:sz="0" w:space="0" w:color="auto"/>
                <w:right w:val="none" w:sz="0" w:space="0" w:color="auto"/>
              </w:divBdr>
            </w:div>
            <w:div w:id="1316108529">
              <w:marLeft w:val="0"/>
              <w:marRight w:val="0"/>
              <w:marTop w:val="0"/>
              <w:marBottom w:val="0"/>
              <w:divBdr>
                <w:top w:val="none" w:sz="0" w:space="0" w:color="auto"/>
                <w:left w:val="none" w:sz="0" w:space="0" w:color="auto"/>
                <w:bottom w:val="none" w:sz="0" w:space="0" w:color="auto"/>
                <w:right w:val="none" w:sz="0" w:space="0" w:color="auto"/>
              </w:divBdr>
            </w:div>
            <w:div w:id="1321076982">
              <w:marLeft w:val="0"/>
              <w:marRight w:val="0"/>
              <w:marTop w:val="0"/>
              <w:marBottom w:val="0"/>
              <w:divBdr>
                <w:top w:val="none" w:sz="0" w:space="0" w:color="auto"/>
                <w:left w:val="none" w:sz="0" w:space="0" w:color="auto"/>
                <w:bottom w:val="none" w:sz="0" w:space="0" w:color="auto"/>
                <w:right w:val="none" w:sz="0" w:space="0" w:color="auto"/>
              </w:divBdr>
            </w:div>
            <w:div w:id="1334726951">
              <w:marLeft w:val="0"/>
              <w:marRight w:val="0"/>
              <w:marTop w:val="0"/>
              <w:marBottom w:val="0"/>
              <w:divBdr>
                <w:top w:val="none" w:sz="0" w:space="0" w:color="auto"/>
                <w:left w:val="none" w:sz="0" w:space="0" w:color="auto"/>
                <w:bottom w:val="none" w:sz="0" w:space="0" w:color="auto"/>
                <w:right w:val="none" w:sz="0" w:space="0" w:color="auto"/>
              </w:divBdr>
            </w:div>
            <w:div w:id="1350985460">
              <w:marLeft w:val="0"/>
              <w:marRight w:val="0"/>
              <w:marTop w:val="0"/>
              <w:marBottom w:val="0"/>
              <w:divBdr>
                <w:top w:val="none" w:sz="0" w:space="0" w:color="auto"/>
                <w:left w:val="none" w:sz="0" w:space="0" w:color="auto"/>
                <w:bottom w:val="none" w:sz="0" w:space="0" w:color="auto"/>
                <w:right w:val="none" w:sz="0" w:space="0" w:color="auto"/>
              </w:divBdr>
            </w:div>
            <w:div w:id="1358123244">
              <w:marLeft w:val="0"/>
              <w:marRight w:val="0"/>
              <w:marTop w:val="0"/>
              <w:marBottom w:val="0"/>
              <w:divBdr>
                <w:top w:val="none" w:sz="0" w:space="0" w:color="auto"/>
                <w:left w:val="none" w:sz="0" w:space="0" w:color="auto"/>
                <w:bottom w:val="none" w:sz="0" w:space="0" w:color="auto"/>
                <w:right w:val="none" w:sz="0" w:space="0" w:color="auto"/>
              </w:divBdr>
            </w:div>
            <w:div w:id="1411198167">
              <w:marLeft w:val="0"/>
              <w:marRight w:val="0"/>
              <w:marTop w:val="0"/>
              <w:marBottom w:val="0"/>
              <w:divBdr>
                <w:top w:val="none" w:sz="0" w:space="0" w:color="auto"/>
                <w:left w:val="none" w:sz="0" w:space="0" w:color="auto"/>
                <w:bottom w:val="none" w:sz="0" w:space="0" w:color="auto"/>
                <w:right w:val="none" w:sz="0" w:space="0" w:color="auto"/>
              </w:divBdr>
            </w:div>
            <w:div w:id="1441993195">
              <w:marLeft w:val="0"/>
              <w:marRight w:val="0"/>
              <w:marTop w:val="0"/>
              <w:marBottom w:val="0"/>
              <w:divBdr>
                <w:top w:val="none" w:sz="0" w:space="0" w:color="auto"/>
                <w:left w:val="none" w:sz="0" w:space="0" w:color="auto"/>
                <w:bottom w:val="none" w:sz="0" w:space="0" w:color="auto"/>
                <w:right w:val="none" w:sz="0" w:space="0" w:color="auto"/>
              </w:divBdr>
            </w:div>
            <w:div w:id="1505242971">
              <w:marLeft w:val="0"/>
              <w:marRight w:val="0"/>
              <w:marTop w:val="0"/>
              <w:marBottom w:val="0"/>
              <w:divBdr>
                <w:top w:val="none" w:sz="0" w:space="0" w:color="auto"/>
                <w:left w:val="none" w:sz="0" w:space="0" w:color="auto"/>
                <w:bottom w:val="none" w:sz="0" w:space="0" w:color="auto"/>
                <w:right w:val="none" w:sz="0" w:space="0" w:color="auto"/>
              </w:divBdr>
            </w:div>
            <w:div w:id="1515269533">
              <w:marLeft w:val="0"/>
              <w:marRight w:val="0"/>
              <w:marTop w:val="0"/>
              <w:marBottom w:val="0"/>
              <w:divBdr>
                <w:top w:val="none" w:sz="0" w:space="0" w:color="auto"/>
                <w:left w:val="none" w:sz="0" w:space="0" w:color="auto"/>
                <w:bottom w:val="none" w:sz="0" w:space="0" w:color="auto"/>
                <w:right w:val="none" w:sz="0" w:space="0" w:color="auto"/>
              </w:divBdr>
            </w:div>
            <w:div w:id="1524123406">
              <w:marLeft w:val="0"/>
              <w:marRight w:val="0"/>
              <w:marTop w:val="0"/>
              <w:marBottom w:val="0"/>
              <w:divBdr>
                <w:top w:val="none" w:sz="0" w:space="0" w:color="auto"/>
                <w:left w:val="none" w:sz="0" w:space="0" w:color="auto"/>
                <w:bottom w:val="none" w:sz="0" w:space="0" w:color="auto"/>
                <w:right w:val="none" w:sz="0" w:space="0" w:color="auto"/>
              </w:divBdr>
            </w:div>
            <w:div w:id="1529829098">
              <w:marLeft w:val="0"/>
              <w:marRight w:val="0"/>
              <w:marTop w:val="0"/>
              <w:marBottom w:val="0"/>
              <w:divBdr>
                <w:top w:val="none" w:sz="0" w:space="0" w:color="auto"/>
                <w:left w:val="none" w:sz="0" w:space="0" w:color="auto"/>
                <w:bottom w:val="none" w:sz="0" w:space="0" w:color="auto"/>
                <w:right w:val="none" w:sz="0" w:space="0" w:color="auto"/>
              </w:divBdr>
            </w:div>
            <w:div w:id="1530070765">
              <w:marLeft w:val="0"/>
              <w:marRight w:val="0"/>
              <w:marTop w:val="0"/>
              <w:marBottom w:val="0"/>
              <w:divBdr>
                <w:top w:val="none" w:sz="0" w:space="0" w:color="auto"/>
                <w:left w:val="none" w:sz="0" w:space="0" w:color="auto"/>
                <w:bottom w:val="none" w:sz="0" w:space="0" w:color="auto"/>
                <w:right w:val="none" w:sz="0" w:space="0" w:color="auto"/>
              </w:divBdr>
            </w:div>
            <w:div w:id="1545406923">
              <w:marLeft w:val="0"/>
              <w:marRight w:val="0"/>
              <w:marTop w:val="0"/>
              <w:marBottom w:val="0"/>
              <w:divBdr>
                <w:top w:val="none" w:sz="0" w:space="0" w:color="auto"/>
                <w:left w:val="none" w:sz="0" w:space="0" w:color="auto"/>
                <w:bottom w:val="none" w:sz="0" w:space="0" w:color="auto"/>
                <w:right w:val="none" w:sz="0" w:space="0" w:color="auto"/>
              </w:divBdr>
            </w:div>
            <w:div w:id="1582523903">
              <w:marLeft w:val="0"/>
              <w:marRight w:val="0"/>
              <w:marTop w:val="0"/>
              <w:marBottom w:val="0"/>
              <w:divBdr>
                <w:top w:val="none" w:sz="0" w:space="0" w:color="auto"/>
                <w:left w:val="none" w:sz="0" w:space="0" w:color="auto"/>
                <w:bottom w:val="none" w:sz="0" w:space="0" w:color="auto"/>
                <w:right w:val="none" w:sz="0" w:space="0" w:color="auto"/>
              </w:divBdr>
            </w:div>
            <w:div w:id="1583489598">
              <w:marLeft w:val="0"/>
              <w:marRight w:val="0"/>
              <w:marTop w:val="0"/>
              <w:marBottom w:val="0"/>
              <w:divBdr>
                <w:top w:val="none" w:sz="0" w:space="0" w:color="auto"/>
                <w:left w:val="none" w:sz="0" w:space="0" w:color="auto"/>
                <w:bottom w:val="none" w:sz="0" w:space="0" w:color="auto"/>
                <w:right w:val="none" w:sz="0" w:space="0" w:color="auto"/>
              </w:divBdr>
            </w:div>
            <w:div w:id="1635058371">
              <w:marLeft w:val="0"/>
              <w:marRight w:val="0"/>
              <w:marTop w:val="0"/>
              <w:marBottom w:val="0"/>
              <w:divBdr>
                <w:top w:val="none" w:sz="0" w:space="0" w:color="auto"/>
                <w:left w:val="none" w:sz="0" w:space="0" w:color="auto"/>
                <w:bottom w:val="none" w:sz="0" w:space="0" w:color="auto"/>
                <w:right w:val="none" w:sz="0" w:space="0" w:color="auto"/>
              </w:divBdr>
            </w:div>
            <w:div w:id="1641420588">
              <w:marLeft w:val="0"/>
              <w:marRight w:val="0"/>
              <w:marTop w:val="0"/>
              <w:marBottom w:val="0"/>
              <w:divBdr>
                <w:top w:val="none" w:sz="0" w:space="0" w:color="auto"/>
                <w:left w:val="none" w:sz="0" w:space="0" w:color="auto"/>
                <w:bottom w:val="none" w:sz="0" w:space="0" w:color="auto"/>
                <w:right w:val="none" w:sz="0" w:space="0" w:color="auto"/>
              </w:divBdr>
            </w:div>
            <w:div w:id="1669601674">
              <w:marLeft w:val="0"/>
              <w:marRight w:val="0"/>
              <w:marTop w:val="0"/>
              <w:marBottom w:val="0"/>
              <w:divBdr>
                <w:top w:val="none" w:sz="0" w:space="0" w:color="auto"/>
                <w:left w:val="none" w:sz="0" w:space="0" w:color="auto"/>
                <w:bottom w:val="none" w:sz="0" w:space="0" w:color="auto"/>
                <w:right w:val="none" w:sz="0" w:space="0" w:color="auto"/>
              </w:divBdr>
            </w:div>
            <w:div w:id="1670791687">
              <w:marLeft w:val="0"/>
              <w:marRight w:val="0"/>
              <w:marTop w:val="0"/>
              <w:marBottom w:val="0"/>
              <w:divBdr>
                <w:top w:val="none" w:sz="0" w:space="0" w:color="auto"/>
                <w:left w:val="none" w:sz="0" w:space="0" w:color="auto"/>
                <w:bottom w:val="none" w:sz="0" w:space="0" w:color="auto"/>
                <w:right w:val="none" w:sz="0" w:space="0" w:color="auto"/>
              </w:divBdr>
            </w:div>
            <w:div w:id="1677686727">
              <w:marLeft w:val="0"/>
              <w:marRight w:val="0"/>
              <w:marTop w:val="0"/>
              <w:marBottom w:val="0"/>
              <w:divBdr>
                <w:top w:val="none" w:sz="0" w:space="0" w:color="auto"/>
                <w:left w:val="none" w:sz="0" w:space="0" w:color="auto"/>
                <w:bottom w:val="none" w:sz="0" w:space="0" w:color="auto"/>
                <w:right w:val="none" w:sz="0" w:space="0" w:color="auto"/>
              </w:divBdr>
            </w:div>
            <w:div w:id="1681665256">
              <w:marLeft w:val="0"/>
              <w:marRight w:val="0"/>
              <w:marTop w:val="0"/>
              <w:marBottom w:val="0"/>
              <w:divBdr>
                <w:top w:val="none" w:sz="0" w:space="0" w:color="auto"/>
                <w:left w:val="none" w:sz="0" w:space="0" w:color="auto"/>
                <w:bottom w:val="none" w:sz="0" w:space="0" w:color="auto"/>
                <w:right w:val="none" w:sz="0" w:space="0" w:color="auto"/>
              </w:divBdr>
            </w:div>
            <w:div w:id="1758600357">
              <w:marLeft w:val="0"/>
              <w:marRight w:val="0"/>
              <w:marTop w:val="0"/>
              <w:marBottom w:val="0"/>
              <w:divBdr>
                <w:top w:val="none" w:sz="0" w:space="0" w:color="auto"/>
                <w:left w:val="none" w:sz="0" w:space="0" w:color="auto"/>
                <w:bottom w:val="none" w:sz="0" w:space="0" w:color="auto"/>
                <w:right w:val="none" w:sz="0" w:space="0" w:color="auto"/>
              </w:divBdr>
            </w:div>
            <w:div w:id="1987129711">
              <w:marLeft w:val="0"/>
              <w:marRight w:val="0"/>
              <w:marTop w:val="0"/>
              <w:marBottom w:val="0"/>
              <w:divBdr>
                <w:top w:val="none" w:sz="0" w:space="0" w:color="auto"/>
                <w:left w:val="none" w:sz="0" w:space="0" w:color="auto"/>
                <w:bottom w:val="none" w:sz="0" w:space="0" w:color="auto"/>
                <w:right w:val="none" w:sz="0" w:space="0" w:color="auto"/>
              </w:divBdr>
            </w:div>
            <w:div w:id="2004425978">
              <w:marLeft w:val="0"/>
              <w:marRight w:val="0"/>
              <w:marTop w:val="0"/>
              <w:marBottom w:val="0"/>
              <w:divBdr>
                <w:top w:val="none" w:sz="0" w:space="0" w:color="auto"/>
                <w:left w:val="none" w:sz="0" w:space="0" w:color="auto"/>
                <w:bottom w:val="none" w:sz="0" w:space="0" w:color="auto"/>
                <w:right w:val="none" w:sz="0" w:space="0" w:color="auto"/>
              </w:divBdr>
            </w:div>
            <w:div w:id="2006786167">
              <w:marLeft w:val="0"/>
              <w:marRight w:val="0"/>
              <w:marTop w:val="0"/>
              <w:marBottom w:val="0"/>
              <w:divBdr>
                <w:top w:val="none" w:sz="0" w:space="0" w:color="auto"/>
                <w:left w:val="none" w:sz="0" w:space="0" w:color="auto"/>
                <w:bottom w:val="none" w:sz="0" w:space="0" w:color="auto"/>
                <w:right w:val="none" w:sz="0" w:space="0" w:color="auto"/>
              </w:divBdr>
            </w:div>
            <w:div w:id="2021085041">
              <w:marLeft w:val="0"/>
              <w:marRight w:val="0"/>
              <w:marTop w:val="0"/>
              <w:marBottom w:val="0"/>
              <w:divBdr>
                <w:top w:val="none" w:sz="0" w:space="0" w:color="auto"/>
                <w:left w:val="none" w:sz="0" w:space="0" w:color="auto"/>
                <w:bottom w:val="none" w:sz="0" w:space="0" w:color="auto"/>
                <w:right w:val="none" w:sz="0" w:space="0" w:color="auto"/>
              </w:divBdr>
            </w:div>
            <w:div w:id="2025743949">
              <w:marLeft w:val="0"/>
              <w:marRight w:val="0"/>
              <w:marTop w:val="0"/>
              <w:marBottom w:val="0"/>
              <w:divBdr>
                <w:top w:val="none" w:sz="0" w:space="0" w:color="auto"/>
                <w:left w:val="none" w:sz="0" w:space="0" w:color="auto"/>
                <w:bottom w:val="none" w:sz="0" w:space="0" w:color="auto"/>
                <w:right w:val="none" w:sz="0" w:space="0" w:color="auto"/>
              </w:divBdr>
            </w:div>
            <w:div w:id="2048212298">
              <w:marLeft w:val="0"/>
              <w:marRight w:val="0"/>
              <w:marTop w:val="0"/>
              <w:marBottom w:val="0"/>
              <w:divBdr>
                <w:top w:val="none" w:sz="0" w:space="0" w:color="auto"/>
                <w:left w:val="none" w:sz="0" w:space="0" w:color="auto"/>
                <w:bottom w:val="none" w:sz="0" w:space="0" w:color="auto"/>
                <w:right w:val="none" w:sz="0" w:space="0" w:color="auto"/>
              </w:divBdr>
            </w:div>
            <w:div w:id="2086340751">
              <w:marLeft w:val="0"/>
              <w:marRight w:val="0"/>
              <w:marTop w:val="0"/>
              <w:marBottom w:val="0"/>
              <w:divBdr>
                <w:top w:val="none" w:sz="0" w:space="0" w:color="auto"/>
                <w:left w:val="none" w:sz="0" w:space="0" w:color="auto"/>
                <w:bottom w:val="none" w:sz="0" w:space="0" w:color="auto"/>
                <w:right w:val="none" w:sz="0" w:space="0" w:color="auto"/>
              </w:divBdr>
            </w:div>
            <w:div w:id="2112625846">
              <w:marLeft w:val="0"/>
              <w:marRight w:val="0"/>
              <w:marTop w:val="0"/>
              <w:marBottom w:val="0"/>
              <w:divBdr>
                <w:top w:val="none" w:sz="0" w:space="0" w:color="auto"/>
                <w:left w:val="none" w:sz="0" w:space="0" w:color="auto"/>
                <w:bottom w:val="none" w:sz="0" w:space="0" w:color="auto"/>
                <w:right w:val="none" w:sz="0" w:space="0" w:color="auto"/>
              </w:divBdr>
            </w:div>
            <w:div w:id="2113013927">
              <w:marLeft w:val="0"/>
              <w:marRight w:val="0"/>
              <w:marTop w:val="0"/>
              <w:marBottom w:val="0"/>
              <w:divBdr>
                <w:top w:val="none" w:sz="0" w:space="0" w:color="auto"/>
                <w:left w:val="none" w:sz="0" w:space="0" w:color="auto"/>
                <w:bottom w:val="none" w:sz="0" w:space="0" w:color="auto"/>
                <w:right w:val="none" w:sz="0" w:space="0" w:color="auto"/>
              </w:divBdr>
            </w:div>
            <w:div w:id="212908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57423">
      <w:bodyDiv w:val="1"/>
      <w:marLeft w:val="0"/>
      <w:marRight w:val="0"/>
      <w:marTop w:val="0"/>
      <w:marBottom w:val="0"/>
      <w:divBdr>
        <w:top w:val="none" w:sz="0" w:space="0" w:color="auto"/>
        <w:left w:val="none" w:sz="0" w:space="0" w:color="auto"/>
        <w:bottom w:val="none" w:sz="0" w:space="0" w:color="auto"/>
        <w:right w:val="none" w:sz="0" w:space="0" w:color="auto"/>
      </w:divBdr>
    </w:div>
    <w:div w:id="1100684207">
      <w:bodyDiv w:val="1"/>
      <w:marLeft w:val="0"/>
      <w:marRight w:val="0"/>
      <w:marTop w:val="0"/>
      <w:marBottom w:val="0"/>
      <w:divBdr>
        <w:top w:val="none" w:sz="0" w:space="0" w:color="auto"/>
        <w:left w:val="none" w:sz="0" w:space="0" w:color="auto"/>
        <w:bottom w:val="none" w:sz="0" w:space="0" w:color="auto"/>
        <w:right w:val="none" w:sz="0" w:space="0" w:color="auto"/>
      </w:divBdr>
    </w:div>
    <w:div w:id="1115252344">
      <w:bodyDiv w:val="1"/>
      <w:marLeft w:val="0"/>
      <w:marRight w:val="0"/>
      <w:marTop w:val="0"/>
      <w:marBottom w:val="0"/>
      <w:divBdr>
        <w:top w:val="none" w:sz="0" w:space="0" w:color="auto"/>
        <w:left w:val="none" w:sz="0" w:space="0" w:color="auto"/>
        <w:bottom w:val="none" w:sz="0" w:space="0" w:color="auto"/>
        <w:right w:val="none" w:sz="0" w:space="0" w:color="auto"/>
      </w:divBdr>
    </w:div>
    <w:div w:id="1133982968">
      <w:bodyDiv w:val="1"/>
      <w:marLeft w:val="0"/>
      <w:marRight w:val="0"/>
      <w:marTop w:val="0"/>
      <w:marBottom w:val="0"/>
      <w:divBdr>
        <w:top w:val="none" w:sz="0" w:space="0" w:color="auto"/>
        <w:left w:val="none" w:sz="0" w:space="0" w:color="auto"/>
        <w:bottom w:val="none" w:sz="0" w:space="0" w:color="auto"/>
        <w:right w:val="none" w:sz="0" w:space="0" w:color="auto"/>
      </w:divBdr>
      <w:divsChild>
        <w:div w:id="1547642357">
          <w:marLeft w:val="0"/>
          <w:marRight w:val="0"/>
          <w:marTop w:val="0"/>
          <w:marBottom w:val="0"/>
          <w:divBdr>
            <w:top w:val="none" w:sz="0" w:space="0" w:color="auto"/>
            <w:left w:val="none" w:sz="0" w:space="0" w:color="auto"/>
            <w:bottom w:val="none" w:sz="0" w:space="0" w:color="auto"/>
            <w:right w:val="none" w:sz="0" w:space="0" w:color="auto"/>
          </w:divBdr>
          <w:divsChild>
            <w:div w:id="9600389">
              <w:marLeft w:val="0"/>
              <w:marRight w:val="0"/>
              <w:marTop w:val="0"/>
              <w:marBottom w:val="0"/>
              <w:divBdr>
                <w:top w:val="none" w:sz="0" w:space="0" w:color="auto"/>
                <w:left w:val="none" w:sz="0" w:space="0" w:color="auto"/>
                <w:bottom w:val="none" w:sz="0" w:space="0" w:color="auto"/>
                <w:right w:val="none" w:sz="0" w:space="0" w:color="auto"/>
              </w:divBdr>
            </w:div>
            <w:div w:id="33970884">
              <w:marLeft w:val="0"/>
              <w:marRight w:val="0"/>
              <w:marTop w:val="0"/>
              <w:marBottom w:val="0"/>
              <w:divBdr>
                <w:top w:val="none" w:sz="0" w:space="0" w:color="auto"/>
                <w:left w:val="none" w:sz="0" w:space="0" w:color="auto"/>
                <w:bottom w:val="none" w:sz="0" w:space="0" w:color="auto"/>
                <w:right w:val="none" w:sz="0" w:space="0" w:color="auto"/>
              </w:divBdr>
            </w:div>
            <w:div w:id="111632255">
              <w:marLeft w:val="0"/>
              <w:marRight w:val="0"/>
              <w:marTop w:val="0"/>
              <w:marBottom w:val="0"/>
              <w:divBdr>
                <w:top w:val="none" w:sz="0" w:space="0" w:color="auto"/>
                <w:left w:val="none" w:sz="0" w:space="0" w:color="auto"/>
                <w:bottom w:val="none" w:sz="0" w:space="0" w:color="auto"/>
                <w:right w:val="none" w:sz="0" w:space="0" w:color="auto"/>
              </w:divBdr>
            </w:div>
            <w:div w:id="145173646">
              <w:marLeft w:val="0"/>
              <w:marRight w:val="0"/>
              <w:marTop w:val="0"/>
              <w:marBottom w:val="0"/>
              <w:divBdr>
                <w:top w:val="none" w:sz="0" w:space="0" w:color="auto"/>
                <w:left w:val="none" w:sz="0" w:space="0" w:color="auto"/>
                <w:bottom w:val="none" w:sz="0" w:space="0" w:color="auto"/>
                <w:right w:val="none" w:sz="0" w:space="0" w:color="auto"/>
              </w:divBdr>
            </w:div>
            <w:div w:id="348604335">
              <w:marLeft w:val="0"/>
              <w:marRight w:val="0"/>
              <w:marTop w:val="0"/>
              <w:marBottom w:val="0"/>
              <w:divBdr>
                <w:top w:val="none" w:sz="0" w:space="0" w:color="auto"/>
                <w:left w:val="none" w:sz="0" w:space="0" w:color="auto"/>
                <w:bottom w:val="none" w:sz="0" w:space="0" w:color="auto"/>
                <w:right w:val="none" w:sz="0" w:space="0" w:color="auto"/>
              </w:divBdr>
            </w:div>
            <w:div w:id="362824037">
              <w:marLeft w:val="0"/>
              <w:marRight w:val="0"/>
              <w:marTop w:val="0"/>
              <w:marBottom w:val="0"/>
              <w:divBdr>
                <w:top w:val="none" w:sz="0" w:space="0" w:color="auto"/>
                <w:left w:val="none" w:sz="0" w:space="0" w:color="auto"/>
                <w:bottom w:val="none" w:sz="0" w:space="0" w:color="auto"/>
                <w:right w:val="none" w:sz="0" w:space="0" w:color="auto"/>
              </w:divBdr>
            </w:div>
            <w:div w:id="374042334">
              <w:marLeft w:val="0"/>
              <w:marRight w:val="0"/>
              <w:marTop w:val="0"/>
              <w:marBottom w:val="0"/>
              <w:divBdr>
                <w:top w:val="none" w:sz="0" w:space="0" w:color="auto"/>
                <w:left w:val="none" w:sz="0" w:space="0" w:color="auto"/>
                <w:bottom w:val="none" w:sz="0" w:space="0" w:color="auto"/>
                <w:right w:val="none" w:sz="0" w:space="0" w:color="auto"/>
              </w:divBdr>
            </w:div>
            <w:div w:id="468399863">
              <w:marLeft w:val="0"/>
              <w:marRight w:val="0"/>
              <w:marTop w:val="0"/>
              <w:marBottom w:val="0"/>
              <w:divBdr>
                <w:top w:val="none" w:sz="0" w:space="0" w:color="auto"/>
                <w:left w:val="none" w:sz="0" w:space="0" w:color="auto"/>
                <w:bottom w:val="none" w:sz="0" w:space="0" w:color="auto"/>
                <w:right w:val="none" w:sz="0" w:space="0" w:color="auto"/>
              </w:divBdr>
            </w:div>
            <w:div w:id="505176559">
              <w:marLeft w:val="0"/>
              <w:marRight w:val="0"/>
              <w:marTop w:val="0"/>
              <w:marBottom w:val="0"/>
              <w:divBdr>
                <w:top w:val="none" w:sz="0" w:space="0" w:color="auto"/>
                <w:left w:val="none" w:sz="0" w:space="0" w:color="auto"/>
                <w:bottom w:val="none" w:sz="0" w:space="0" w:color="auto"/>
                <w:right w:val="none" w:sz="0" w:space="0" w:color="auto"/>
              </w:divBdr>
            </w:div>
            <w:div w:id="547382196">
              <w:marLeft w:val="0"/>
              <w:marRight w:val="0"/>
              <w:marTop w:val="0"/>
              <w:marBottom w:val="0"/>
              <w:divBdr>
                <w:top w:val="none" w:sz="0" w:space="0" w:color="auto"/>
                <w:left w:val="none" w:sz="0" w:space="0" w:color="auto"/>
                <w:bottom w:val="none" w:sz="0" w:space="0" w:color="auto"/>
                <w:right w:val="none" w:sz="0" w:space="0" w:color="auto"/>
              </w:divBdr>
            </w:div>
            <w:div w:id="594290903">
              <w:marLeft w:val="0"/>
              <w:marRight w:val="0"/>
              <w:marTop w:val="0"/>
              <w:marBottom w:val="0"/>
              <w:divBdr>
                <w:top w:val="none" w:sz="0" w:space="0" w:color="auto"/>
                <w:left w:val="none" w:sz="0" w:space="0" w:color="auto"/>
                <w:bottom w:val="none" w:sz="0" w:space="0" w:color="auto"/>
                <w:right w:val="none" w:sz="0" w:space="0" w:color="auto"/>
              </w:divBdr>
            </w:div>
            <w:div w:id="704258761">
              <w:marLeft w:val="0"/>
              <w:marRight w:val="0"/>
              <w:marTop w:val="0"/>
              <w:marBottom w:val="0"/>
              <w:divBdr>
                <w:top w:val="none" w:sz="0" w:space="0" w:color="auto"/>
                <w:left w:val="none" w:sz="0" w:space="0" w:color="auto"/>
                <w:bottom w:val="none" w:sz="0" w:space="0" w:color="auto"/>
                <w:right w:val="none" w:sz="0" w:space="0" w:color="auto"/>
              </w:divBdr>
            </w:div>
            <w:div w:id="709762806">
              <w:marLeft w:val="0"/>
              <w:marRight w:val="0"/>
              <w:marTop w:val="0"/>
              <w:marBottom w:val="0"/>
              <w:divBdr>
                <w:top w:val="none" w:sz="0" w:space="0" w:color="auto"/>
                <w:left w:val="none" w:sz="0" w:space="0" w:color="auto"/>
                <w:bottom w:val="none" w:sz="0" w:space="0" w:color="auto"/>
                <w:right w:val="none" w:sz="0" w:space="0" w:color="auto"/>
              </w:divBdr>
            </w:div>
            <w:div w:id="714886666">
              <w:marLeft w:val="0"/>
              <w:marRight w:val="0"/>
              <w:marTop w:val="0"/>
              <w:marBottom w:val="0"/>
              <w:divBdr>
                <w:top w:val="none" w:sz="0" w:space="0" w:color="auto"/>
                <w:left w:val="none" w:sz="0" w:space="0" w:color="auto"/>
                <w:bottom w:val="none" w:sz="0" w:space="0" w:color="auto"/>
                <w:right w:val="none" w:sz="0" w:space="0" w:color="auto"/>
              </w:divBdr>
            </w:div>
            <w:div w:id="723522288">
              <w:marLeft w:val="0"/>
              <w:marRight w:val="0"/>
              <w:marTop w:val="0"/>
              <w:marBottom w:val="0"/>
              <w:divBdr>
                <w:top w:val="none" w:sz="0" w:space="0" w:color="auto"/>
                <w:left w:val="none" w:sz="0" w:space="0" w:color="auto"/>
                <w:bottom w:val="none" w:sz="0" w:space="0" w:color="auto"/>
                <w:right w:val="none" w:sz="0" w:space="0" w:color="auto"/>
              </w:divBdr>
            </w:div>
            <w:div w:id="739330460">
              <w:marLeft w:val="0"/>
              <w:marRight w:val="0"/>
              <w:marTop w:val="0"/>
              <w:marBottom w:val="0"/>
              <w:divBdr>
                <w:top w:val="none" w:sz="0" w:space="0" w:color="auto"/>
                <w:left w:val="none" w:sz="0" w:space="0" w:color="auto"/>
                <w:bottom w:val="none" w:sz="0" w:space="0" w:color="auto"/>
                <w:right w:val="none" w:sz="0" w:space="0" w:color="auto"/>
              </w:divBdr>
            </w:div>
            <w:div w:id="763263966">
              <w:marLeft w:val="0"/>
              <w:marRight w:val="0"/>
              <w:marTop w:val="0"/>
              <w:marBottom w:val="0"/>
              <w:divBdr>
                <w:top w:val="none" w:sz="0" w:space="0" w:color="auto"/>
                <w:left w:val="none" w:sz="0" w:space="0" w:color="auto"/>
                <w:bottom w:val="none" w:sz="0" w:space="0" w:color="auto"/>
                <w:right w:val="none" w:sz="0" w:space="0" w:color="auto"/>
              </w:divBdr>
            </w:div>
            <w:div w:id="792789713">
              <w:marLeft w:val="0"/>
              <w:marRight w:val="0"/>
              <w:marTop w:val="0"/>
              <w:marBottom w:val="0"/>
              <w:divBdr>
                <w:top w:val="none" w:sz="0" w:space="0" w:color="auto"/>
                <w:left w:val="none" w:sz="0" w:space="0" w:color="auto"/>
                <w:bottom w:val="none" w:sz="0" w:space="0" w:color="auto"/>
                <w:right w:val="none" w:sz="0" w:space="0" w:color="auto"/>
              </w:divBdr>
            </w:div>
            <w:div w:id="942542519">
              <w:marLeft w:val="0"/>
              <w:marRight w:val="0"/>
              <w:marTop w:val="0"/>
              <w:marBottom w:val="0"/>
              <w:divBdr>
                <w:top w:val="none" w:sz="0" w:space="0" w:color="auto"/>
                <w:left w:val="none" w:sz="0" w:space="0" w:color="auto"/>
                <w:bottom w:val="none" w:sz="0" w:space="0" w:color="auto"/>
                <w:right w:val="none" w:sz="0" w:space="0" w:color="auto"/>
              </w:divBdr>
            </w:div>
            <w:div w:id="942612514">
              <w:marLeft w:val="0"/>
              <w:marRight w:val="0"/>
              <w:marTop w:val="0"/>
              <w:marBottom w:val="0"/>
              <w:divBdr>
                <w:top w:val="none" w:sz="0" w:space="0" w:color="auto"/>
                <w:left w:val="none" w:sz="0" w:space="0" w:color="auto"/>
                <w:bottom w:val="none" w:sz="0" w:space="0" w:color="auto"/>
                <w:right w:val="none" w:sz="0" w:space="0" w:color="auto"/>
              </w:divBdr>
            </w:div>
            <w:div w:id="994912533">
              <w:marLeft w:val="0"/>
              <w:marRight w:val="0"/>
              <w:marTop w:val="0"/>
              <w:marBottom w:val="0"/>
              <w:divBdr>
                <w:top w:val="none" w:sz="0" w:space="0" w:color="auto"/>
                <w:left w:val="none" w:sz="0" w:space="0" w:color="auto"/>
                <w:bottom w:val="none" w:sz="0" w:space="0" w:color="auto"/>
                <w:right w:val="none" w:sz="0" w:space="0" w:color="auto"/>
              </w:divBdr>
            </w:div>
            <w:div w:id="1025446133">
              <w:marLeft w:val="0"/>
              <w:marRight w:val="0"/>
              <w:marTop w:val="0"/>
              <w:marBottom w:val="0"/>
              <w:divBdr>
                <w:top w:val="none" w:sz="0" w:space="0" w:color="auto"/>
                <w:left w:val="none" w:sz="0" w:space="0" w:color="auto"/>
                <w:bottom w:val="none" w:sz="0" w:space="0" w:color="auto"/>
                <w:right w:val="none" w:sz="0" w:space="0" w:color="auto"/>
              </w:divBdr>
            </w:div>
            <w:div w:id="1048340789">
              <w:marLeft w:val="0"/>
              <w:marRight w:val="0"/>
              <w:marTop w:val="0"/>
              <w:marBottom w:val="0"/>
              <w:divBdr>
                <w:top w:val="none" w:sz="0" w:space="0" w:color="auto"/>
                <w:left w:val="none" w:sz="0" w:space="0" w:color="auto"/>
                <w:bottom w:val="none" w:sz="0" w:space="0" w:color="auto"/>
                <w:right w:val="none" w:sz="0" w:space="0" w:color="auto"/>
              </w:divBdr>
            </w:div>
            <w:div w:id="1117721643">
              <w:marLeft w:val="0"/>
              <w:marRight w:val="0"/>
              <w:marTop w:val="0"/>
              <w:marBottom w:val="0"/>
              <w:divBdr>
                <w:top w:val="none" w:sz="0" w:space="0" w:color="auto"/>
                <w:left w:val="none" w:sz="0" w:space="0" w:color="auto"/>
                <w:bottom w:val="none" w:sz="0" w:space="0" w:color="auto"/>
                <w:right w:val="none" w:sz="0" w:space="0" w:color="auto"/>
              </w:divBdr>
            </w:div>
            <w:div w:id="1145076456">
              <w:marLeft w:val="0"/>
              <w:marRight w:val="0"/>
              <w:marTop w:val="0"/>
              <w:marBottom w:val="0"/>
              <w:divBdr>
                <w:top w:val="none" w:sz="0" w:space="0" w:color="auto"/>
                <w:left w:val="none" w:sz="0" w:space="0" w:color="auto"/>
                <w:bottom w:val="none" w:sz="0" w:space="0" w:color="auto"/>
                <w:right w:val="none" w:sz="0" w:space="0" w:color="auto"/>
              </w:divBdr>
            </w:div>
            <w:div w:id="1286040960">
              <w:marLeft w:val="0"/>
              <w:marRight w:val="0"/>
              <w:marTop w:val="0"/>
              <w:marBottom w:val="0"/>
              <w:divBdr>
                <w:top w:val="none" w:sz="0" w:space="0" w:color="auto"/>
                <w:left w:val="none" w:sz="0" w:space="0" w:color="auto"/>
                <w:bottom w:val="none" w:sz="0" w:space="0" w:color="auto"/>
                <w:right w:val="none" w:sz="0" w:space="0" w:color="auto"/>
              </w:divBdr>
            </w:div>
            <w:div w:id="1309046103">
              <w:marLeft w:val="0"/>
              <w:marRight w:val="0"/>
              <w:marTop w:val="0"/>
              <w:marBottom w:val="0"/>
              <w:divBdr>
                <w:top w:val="none" w:sz="0" w:space="0" w:color="auto"/>
                <w:left w:val="none" w:sz="0" w:space="0" w:color="auto"/>
                <w:bottom w:val="none" w:sz="0" w:space="0" w:color="auto"/>
                <w:right w:val="none" w:sz="0" w:space="0" w:color="auto"/>
              </w:divBdr>
            </w:div>
            <w:div w:id="1312446787">
              <w:marLeft w:val="0"/>
              <w:marRight w:val="0"/>
              <w:marTop w:val="0"/>
              <w:marBottom w:val="0"/>
              <w:divBdr>
                <w:top w:val="none" w:sz="0" w:space="0" w:color="auto"/>
                <w:left w:val="none" w:sz="0" w:space="0" w:color="auto"/>
                <w:bottom w:val="none" w:sz="0" w:space="0" w:color="auto"/>
                <w:right w:val="none" w:sz="0" w:space="0" w:color="auto"/>
              </w:divBdr>
            </w:div>
            <w:div w:id="1537811773">
              <w:marLeft w:val="0"/>
              <w:marRight w:val="0"/>
              <w:marTop w:val="0"/>
              <w:marBottom w:val="0"/>
              <w:divBdr>
                <w:top w:val="none" w:sz="0" w:space="0" w:color="auto"/>
                <w:left w:val="none" w:sz="0" w:space="0" w:color="auto"/>
                <w:bottom w:val="none" w:sz="0" w:space="0" w:color="auto"/>
                <w:right w:val="none" w:sz="0" w:space="0" w:color="auto"/>
              </w:divBdr>
            </w:div>
            <w:div w:id="1576089755">
              <w:marLeft w:val="0"/>
              <w:marRight w:val="0"/>
              <w:marTop w:val="0"/>
              <w:marBottom w:val="0"/>
              <w:divBdr>
                <w:top w:val="none" w:sz="0" w:space="0" w:color="auto"/>
                <w:left w:val="none" w:sz="0" w:space="0" w:color="auto"/>
                <w:bottom w:val="none" w:sz="0" w:space="0" w:color="auto"/>
                <w:right w:val="none" w:sz="0" w:space="0" w:color="auto"/>
              </w:divBdr>
            </w:div>
            <w:div w:id="1585335377">
              <w:marLeft w:val="0"/>
              <w:marRight w:val="0"/>
              <w:marTop w:val="0"/>
              <w:marBottom w:val="0"/>
              <w:divBdr>
                <w:top w:val="none" w:sz="0" w:space="0" w:color="auto"/>
                <w:left w:val="none" w:sz="0" w:space="0" w:color="auto"/>
                <w:bottom w:val="none" w:sz="0" w:space="0" w:color="auto"/>
                <w:right w:val="none" w:sz="0" w:space="0" w:color="auto"/>
              </w:divBdr>
            </w:div>
            <w:div w:id="1639606064">
              <w:marLeft w:val="0"/>
              <w:marRight w:val="0"/>
              <w:marTop w:val="0"/>
              <w:marBottom w:val="0"/>
              <w:divBdr>
                <w:top w:val="none" w:sz="0" w:space="0" w:color="auto"/>
                <w:left w:val="none" w:sz="0" w:space="0" w:color="auto"/>
                <w:bottom w:val="none" w:sz="0" w:space="0" w:color="auto"/>
                <w:right w:val="none" w:sz="0" w:space="0" w:color="auto"/>
              </w:divBdr>
            </w:div>
            <w:div w:id="1679846739">
              <w:marLeft w:val="0"/>
              <w:marRight w:val="0"/>
              <w:marTop w:val="0"/>
              <w:marBottom w:val="0"/>
              <w:divBdr>
                <w:top w:val="none" w:sz="0" w:space="0" w:color="auto"/>
                <w:left w:val="none" w:sz="0" w:space="0" w:color="auto"/>
                <w:bottom w:val="none" w:sz="0" w:space="0" w:color="auto"/>
                <w:right w:val="none" w:sz="0" w:space="0" w:color="auto"/>
              </w:divBdr>
            </w:div>
            <w:div w:id="2081637662">
              <w:marLeft w:val="0"/>
              <w:marRight w:val="0"/>
              <w:marTop w:val="0"/>
              <w:marBottom w:val="0"/>
              <w:divBdr>
                <w:top w:val="none" w:sz="0" w:space="0" w:color="auto"/>
                <w:left w:val="none" w:sz="0" w:space="0" w:color="auto"/>
                <w:bottom w:val="none" w:sz="0" w:space="0" w:color="auto"/>
                <w:right w:val="none" w:sz="0" w:space="0" w:color="auto"/>
              </w:divBdr>
            </w:div>
            <w:div w:id="2083871165">
              <w:marLeft w:val="0"/>
              <w:marRight w:val="0"/>
              <w:marTop w:val="0"/>
              <w:marBottom w:val="0"/>
              <w:divBdr>
                <w:top w:val="none" w:sz="0" w:space="0" w:color="auto"/>
                <w:left w:val="none" w:sz="0" w:space="0" w:color="auto"/>
                <w:bottom w:val="none" w:sz="0" w:space="0" w:color="auto"/>
                <w:right w:val="none" w:sz="0" w:space="0" w:color="auto"/>
              </w:divBdr>
            </w:div>
            <w:div w:id="2127693489">
              <w:marLeft w:val="0"/>
              <w:marRight w:val="0"/>
              <w:marTop w:val="0"/>
              <w:marBottom w:val="0"/>
              <w:divBdr>
                <w:top w:val="none" w:sz="0" w:space="0" w:color="auto"/>
                <w:left w:val="none" w:sz="0" w:space="0" w:color="auto"/>
                <w:bottom w:val="none" w:sz="0" w:space="0" w:color="auto"/>
                <w:right w:val="none" w:sz="0" w:space="0" w:color="auto"/>
              </w:divBdr>
            </w:div>
            <w:div w:id="214153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9033">
      <w:bodyDiv w:val="1"/>
      <w:marLeft w:val="0"/>
      <w:marRight w:val="0"/>
      <w:marTop w:val="0"/>
      <w:marBottom w:val="0"/>
      <w:divBdr>
        <w:top w:val="none" w:sz="0" w:space="0" w:color="auto"/>
        <w:left w:val="none" w:sz="0" w:space="0" w:color="auto"/>
        <w:bottom w:val="none" w:sz="0" w:space="0" w:color="auto"/>
        <w:right w:val="none" w:sz="0" w:space="0" w:color="auto"/>
      </w:divBdr>
    </w:div>
    <w:div w:id="1153329534">
      <w:bodyDiv w:val="1"/>
      <w:marLeft w:val="0"/>
      <w:marRight w:val="0"/>
      <w:marTop w:val="0"/>
      <w:marBottom w:val="0"/>
      <w:divBdr>
        <w:top w:val="none" w:sz="0" w:space="0" w:color="auto"/>
        <w:left w:val="none" w:sz="0" w:space="0" w:color="auto"/>
        <w:bottom w:val="none" w:sz="0" w:space="0" w:color="auto"/>
        <w:right w:val="none" w:sz="0" w:space="0" w:color="auto"/>
      </w:divBdr>
    </w:div>
    <w:div w:id="1183275348">
      <w:bodyDiv w:val="1"/>
      <w:marLeft w:val="0"/>
      <w:marRight w:val="0"/>
      <w:marTop w:val="0"/>
      <w:marBottom w:val="0"/>
      <w:divBdr>
        <w:top w:val="none" w:sz="0" w:space="0" w:color="auto"/>
        <w:left w:val="none" w:sz="0" w:space="0" w:color="auto"/>
        <w:bottom w:val="none" w:sz="0" w:space="0" w:color="auto"/>
        <w:right w:val="none" w:sz="0" w:space="0" w:color="auto"/>
      </w:divBdr>
    </w:div>
    <w:div w:id="1301839274">
      <w:bodyDiv w:val="1"/>
      <w:marLeft w:val="0"/>
      <w:marRight w:val="0"/>
      <w:marTop w:val="0"/>
      <w:marBottom w:val="0"/>
      <w:divBdr>
        <w:top w:val="none" w:sz="0" w:space="0" w:color="auto"/>
        <w:left w:val="none" w:sz="0" w:space="0" w:color="auto"/>
        <w:bottom w:val="none" w:sz="0" w:space="0" w:color="auto"/>
        <w:right w:val="none" w:sz="0" w:space="0" w:color="auto"/>
      </w:divBdr>
      <w:divsChild>
        <w:div w:id="1125809079">
          <w:marLeft w:val="0"/>
          <w:marRight w:val="0"/>
          <w:marTop w:val="0"/>
          <w:marBottom w:val="0"/>
          <w:divBdr>
            <w:top w:val="none" w:sz="0" w:space="0" w:color="auto"/>
            <w:left w:val="none" w:sz="0" w:space="0" w:color="auto"/>
            <w:bottom w:val="none" w:sz="0" w:space="0" w:color="auto"/>
            <w:right w:val="none" w:sz="0" w:space="0" w:color="auto"/>
          </w:divBdr>
          <w:divsChild>
            <w:div w:id="266353775">
              <w:marLeft w:val="0"/>
              <w:marRight w:val="0"/>
              <w:marTop w:val="0"/>
              <w:marBottom w:val="0"/>
              <w:divBdr>
                <w:top w:val="none" w:sz="0" w:space="0" w:color="auto"/>
                <w:left w:val="none" w:sz="0" w:space="0" w:color="auto"/>
                <w:bottom w:val="none" w:sz="0" w:space="0" w:color="auto"/>
                <w:right w:val="none" w:sz="0" w:space="0" w:color="auto"/>
              </w:divBdr>
            </w:div>
            <w:div w:id="344095395">
              <w:marLeft w:val="0"/>
              <w:marRight w:val="0"/>
              <w:marTop w:val="0"/>
              <w:marBottom w:val="0"/>
              <w:divBdr>
                <w:top w:val="none" w:sz="0" w:space="0" w:color="auto"/>
                <w:left w:val="none" w:sz="0" w:space="0" w:color="auto"/>
                <w:bottom w:val="none" w:sz="0" w:space="0" w:color="auto"/>
                <w:right w:val="none" w:sz="0" w:space="0" w:color="auto"/>
              </w:divBdr>
            </w:div>
            <w:div w:id="414011685">
              <w:marLeft w:val="0"/>
              <w:marRight w:val="0"/>
              <w:marTop w:val="0"/>
              <w:marBottom w:val="0"/>
              <w:divBdr>
                <w:top w:val="none" w:sz="0" w:space="0" w:color="auto"/>
                <w:left w:val="none" w:sz="0" w:space="0" w:color="auto"/>
                <w:bottom w:val="none" w:sz="0" w:space="0" w:color="auto"/>
                <w:right w:val="none" w:sz="0" w:space="0" w:color="auto"/>
              </w:divBdr>
            </w:div>
            <w:div w:id="449708652">
              <w:marLeft w:val="0"/>
              <w:marRight w:val="0"/>
              <w:marTop w:val="0"/>
              <w:marBottom w:val="0"/>
              <w:divBdr>
                <w:top w:val="none" w:sz="0" w:space="0" w:color="auto"/>
                <w:left w:val="none" w:sz="0" w:space="0" w:color="auto"/>
                <w:bottom w:val="none" w:sz="0" w:space="0" w:color="auto"/>
                <w:right w:val="none" w:sz="0" w:space="0" w:color="auto"/>
              </w:divBdr>
            </w:div>
            <w:div w:id="880172374">
              <w:marLeft w:val="0"/>
              <w:marRight w:val="0"/>
              <w:marTop w:val="0"/>
              <w:marBottom w:val="0"/>
              <w:divBdr>
                <w:top w:val="none" w:sz="0" w:space="0" w:color="auto"/>
                <w:left w:val="none" w:sz="0" w:space="0" w:color="auto"/>
                <w:bottom w:val="none" w:sz="0" w:space="0" w:color="auto"/>
                <w:right w:val="none" w:sz="0" w:space="0" w:color="auto"/>
              </w:divBdr>
            </w:div>
            <w:div w:id="1589994600">
              <w:marLeft w:val="0"/>
              <w:marRight w:val="0"/>
              <w:marTop w:val="0"/>
              <w:marBottom w:val="0"/>
              <w:divBdr>
                <w:top w:val="none" w:sz="0" w:space="0" w:color="auto"/>
                <w:left w:val="none" w:sz="0" w:space="0" w:color="auto"/>
                <w:bottom w:val="none" w:sz="0" w:space="0" w:color="auto"/>
                <w:right w:val="none" w:sz="0" w:space="0" w:color="auto"/>
              </w:divBdr>
            </w:div>
            <w:div w:id="1936747606">
              <w:marLeft w:val="0"/>
              <w:marRight w:val="0"/>
              <w:marTop w:val="0"/>
              <w:marBottom w:val="0"/>
              <w:divBdr>
                <w:top w:val="none" w:sz="0" w:space="0" w:color="auto"/>
                <w:left w:val="none" w:sz="0" w:space="0" w:color="auto"/>
                <w:bottom w:val="none" w:sz="0" w:space="0" w:color="auto"/>
                <w:right w:val="none" w:sz="0" w:space="0" w:color="auto"/>
              </w:divBdr>
            </w:div>
            <w:div w:id="1943142816">
              <w:marLeft w:val="0"/>
              <w:marRight w:val="0"/>
              <w:marTop w:val="0"/>
              <w:marBottom w:val="0"/>
              <w:divBdr>
                <w:top w:val="none" w:sz="0" w:space="0" w:color="auto"/>
                <w:left w:val="none" w:sz="0" w:space="0" w:color="auto"/>
                <w:bottom w:val="none" w:sz="0" w:space="0" w:color="auto"/>
                <w:right w:val="none" w:sz="0" w:space="0" w:color="auto"/>
              </w:divBdr>
            </w:div>
            <w:div w:id="21117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2524">
      <w:bodyDiv w:val="1"/>
      <w:marLeft w:val="0"/>
      <w:marRight w:val="0"/>
      <w:marTop w:val="0"/>
      <w:marBottom w:val="0"/>
      <w:divBdr>
        <w:top w:val="none" w:sz="0" w:space="0" w:color="auto"/>
        <w:left w:val="none" w:sz="0" w:space="0" w:color="auto"/>
        <w:bottom w:val="none" w:sz="0" w:space="0" w:color="auto"/>
        <w:right w:val="none" w:sz="0" w:space="0" w:color="auto"/>
      </w:divBdr>
    </w:div>
    <w:div w:id="1587960940">
      <w:bodyDiv w:val="1"/>
      <w:marLeft w:val="0"/>
      <w:marRight w:val="0"/>
      <w:marTop w:val="0"/>
      <w:marBottom w:val="0"/>
      <w:divBdr>
        <w:top w:val="none" w:sz="0" w:space="0" w:color="auto"/>
        <w:left w:val="none" w:sz="0" w:space="0" w:color="auto"/>
        <w:bottom w:val="none" w:sz="0" w:space="0" w:color="auto"/>
        <w:right w:val="none" w:sz="0" w:space="0" w:color="auto"/>
      </w:divBdr>
    </w:div>
    <w:div w:id="1590768744">
      <w:bodyDiv w:val="1"/>
      <w:marLeft w:val="0"/>
      <w:marRight w:val="0"/>
      <w:marTop w:val="0"/>
      <w:marBottom w:val="0"/>
      <w:divBdr>
        <w:top w:val="none" w:sz="0" w:space="0" w:color="auto"/>
        <w:left w:val="none" w:sz="0" w:space="0" w:color="auto"/>
        <w:bottom w:val="none" w:sz="0" w:space="0" w:color="auto"/>
        <w:right w:val="none" w:sz="0" w:space="0" w:color="auto"/>
      </w:divBdr>
    </w:div>
    <w:div w:id="1645692971">
      <w:bodyDiv w:val="1"/>
      <w:marLeft w:val="0"/>
      <w:marRight w:val="0"/>
      <w:marTop w:val="0"/>
      <w:marBottom w:val="0"/>
      <w:divBdr>
        <w:top w:val="none" w:sz="0" w:space="0" w:color="auto"/>
        <w:left w:val="none" w:sz="0" w:space="0" w:color="auto"/>
        <w:bottom w:val="none" w:sz="0" w:space="0" w:color="auto"/>
        <w:right w:val="none" w:sz="0" w:space="0" w:color="auto"/>
      </w:divBdr>
      <w:divsChild>
        <w:div w:id="1356662103">
          <w:marLeft w:val="0"/>
          <w:marRight w:val="0"/>
          <w:marTop w:val="0"/>
          <w:marBottom w:val="0"/>
          <w:divBdr>
            <w:top w:val="none" w:sz="0" w:space="0" w:color="auto"/>
            <w:left w:val="none" w:sz="0" w:space="0" w:color="auto"/>
            <w:bottom w:val="none" w:sz="0" w:space="0" w:color="auto"/>
            <w:right w:val="none" w:sz="0" w:space="0" w:color="auto"/>
          </w:divBdr>
          <w:divsChild>
            <w:div w:id="380401715">
              <w:marLeft w:val="0"/>
              <w:marRight w:val="0"/>
              <w:marTop w:val="0"/>
              <w:marBottom w:val="0"/>
              <w:divBdr>
                <w:top w:val="none" w:sz="0" w:space="0" w:color="auto"/>
                <w:left w:val="none" w:sz="0" w:space="0" w:color="auto"/>
                <w:bottom w:val="none" w:sz="0" w:space="0" w:color="auto"/>
                <w:right w:val="none" w:sz="0" w:space="0" w:color="auto"/>
              </w:divBdr>
            </w:div>
            <w:div w:id="392196187">
              <w:marLeft w:val="0"/>
              <w:marRight w:val="0"/>
              <w:marTop w:val="0"/>
              <w:marBottom w:val="0"/>
              <w:divBdr>
                <w:top w:val="none" w:sz="0" w:space="0" w:color="auto"/>
                <w:left w:val="none" w:sz="0" w:space="0" w:color="auto"/>
                <w:bottom w:val="none" w:sz="0" w:space="0" w:color="auto"/>
                <w:right w:val="none" w:sz="0" w:space="0" w:color="auto"/>
              </w:divBdr>
            </w:div>
            <w:div w:id="479466437">
              <w:marLeft w:val="0"/>
              <w:marRight w:val="0"/>
              <w:marTop w:val="0"/>
              <w:marBottom w:val="0"/>
              <w:divBdr>
                <w:top w:val="none" w:sz="0" w:space="0" w:color="auto"/>
                <w:left w:val="none" w:sz="0" w:space="0" w:color="auto"/>
                <w:bottom w:val="none" w:sz="0" w:space="0" w:color="auto"/>
                <w:right w:val="none" w:sz="0" w:space="0" w:color="auto"/>
              </w:divBdr>
            </w:div>
            <w:div w:id="763764904">
              <w:marLeft w:val="0"/>
              <w:marRight w:val="0"/>
              <w:marTop w:val="0"/>
              <w:marBottom w:val="0"/>
              <w:divBdr>
                <w:top w:val="none" w:sz="0" w:space="0" w:color="auto"/>
                <w:left w:val="none" w:sz="0" w:space="0" w:color="auto"/>
                <w:bottom w:val="none" w:sz="0" w:space="0" w:color="auto"/>
                <w:right w:val="none" w:sz="0" w:space="0" w:color="auto"/>
              </w:divBdr>
            </w:div>
            <w:div w:id="969168260">
              <w:marLeft w:val="0"/>
              <w:marRight w:val="0"/>
              <w:marTop w:val="0"/>
              <w:marBottom w:val="0"/>
              <w:divBdr>
                <w:top w:val="none" w:sz="0" w:space="0" w:color="auto"/>
                <w:left w:val="none" w:sz="0" w:space="0" w:color="auto"/>
                <w:bottom w:val="none" w:sz="0" w:space="0" w:color="auto"/>
                <w:right w:val="none" w:sz="0" w:space="0" w:color="auto"/>
              </w:divBdr>
            </w:div>
            <w:div w:id="989751117">
              <w:marLeft w:val="0"/>
              <w:marRight w:val="0"/>
              <w:marTop w:val="0"/>
              <w:marBottom w:val="0"/>
              <w:divBdr>
                <w:top w:val="none" w:sz="0" w:space="0" w:color="auto"/>
                <w:left w:val="none" w:sz="0" w:space="0" w:color="auto"/>
                <w:bottom w:val="none" w:sz="0" w:space="0" w:color="auto"/>
                <w:right w:val="none" w:sz="0" w:space="0" w:color="auto"/>
              </w:divBdr>
            </w:div>
            <w:div w:id="1195386800">
              <w:marLeft w:val="0"/>
              <w:marRight w:val="0"/>
              <w:marTop w:val="0"/>
              <w:marBottom w:val="0"/>
              <w:divBdr>
                <w:top w:val="none" w:sz="0" w:space="0" w:color="auto"/>
                <w:left w:val="none" w:sz="0" w:space="0" w:color="auto"/>
                <w:bottom w:val="none" w:sz="0" w:space="0" w:color="auto"/>
                <w:right w:val="none" w:sz="0" w:space="0" w:color="auto"/>
              </w:divBdr>
            </w:div>
            <w:div w:id="1267276880">
              <w:marLeft w:val="0"/>
              <w:marRight w:val="0"/>
              <w:marTop w:val="0"/>
              <w:marBottom w:val="0"/>
              <w:divBdr>
                <w:top w:val="none" w:sz="0" w:space="0" w:color="auto"/>
                <w:left w:val="none" w:sz="0" w:space="0" w:color="auto"/>
                <w:bottom w:val="none" w:sz="0" w:space="0" w:color="auto"/>
                <w:right w:val="none" w:sz="0" w:space="0" w:color="auto"/>
              </w:divBdr>
            </w:div>
            <w:div w:id="1322388475">
              <w:marLeft w:val="0"/>
              <w:marRight w:val="0"/>
              <w:marTop w:val="0"/>
              <w:marBottom w:val="0"/>
              <w:divBdr>
                <w:top w:val="none" w:sz="0" w:space="0" w:color="auto"/>
                <w:left w:val="none" w:sz="0" w:space="0" w:color="auto"/>
                <w:bottom w:val="none" w:sz="0" w:space="0" w:color="auto"/>
                <w:right w:val="none" w:sz="0" w:space="0" w:color="auto"/>
              </w:divBdr>
            </w:div>
            <w:div w:id="1327127788">
              <w:marLeft w:val="0"/>
              <w:marRight w:val="0"/>
              <w:marTop w:val="0"/>
              <w:marBottom w:val="0"/>
              <w:divBdr>
                <w:top w:val="none" w:sz="0" w:space="0" w:color="auto"/>
                <w:left w:val="none" w:sz="0" w:space="0" w:color="auto"/>
                <w:bottom w:val="none" w:sz="0" w:space="0" w:color="auto"/>
                <w:right w:val="none" w:sz="0" w:space="0" w:color="auto"/>
              </w:divBdr>
            </w:div>
            <w:div w:id="1744255419">
              <w:marLeft w:val="0"/>
              <w:marRight w:val="0"/>
              <w:marTop w:val="0"/>
              <w:marBottom w:val="0"/>
              <w:divBdr>
                <w:top w:val="none" w:sz="0" w:space="0" w:color="auto"/>
                <w:left w:val="none" w:sz="0" w:space="0" w:color="auto"/>
                <w:bottom w:val="none" w:sz="0" w:space="0" w:color="auto"/>
                <w:right w:val="none" w:sz="0" w:space="0" w:color="auto"/>
              </w:divBdr>
            </w:div>
            <w:div w:id="1833641528">
              <w:marLeft w:val="0"/>
              <w:marRight w:val="0"/>
              <w:marTop w:val="0"/>
              <w:marBottom w:val="0"/>
              <w:divBdr>
                <w:top w:val="none" w:sz="0" w:space="0" w:color="auto"/>
                <w:left w:val="none" w:sz="0" w:space="0" w:color="auto"/>
                <w:bottom w:val="none" w:sz="0" w:space="0" w:color="auto"/>
                <w:right w:val="none" w:sz="0" w:space="0" w:color="auto"/>
              </w:divBdr>
            </w:div>
            <w:div w:id="1901821835">
              <w:marLeft w:val="0"/>
              <w:marRight w:val="0"/>
              <w:marTop w:val="0"/>
              <w:marBottom w:val="0"/>
              <w:divBdr>
                <w:top w:val="none" w:sz="0" w:space="0" w:color="auto"/>
                <w:left w:val="none" w:sz="0" w:space="0" w:color="auto"/>
                <w:bottom w:val="none" w:sz="0" w:space="0" w:color="auto"/>
                <w:right w:val="none" w:sz="0" w:space="0" w:color="auto"/>
              </w:divBdr>
            </w:div>
            <w:div w:id="20221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92">
      <w:bodyDiv w:val="1"/>
      <w:marLeft w:val="0"/>
      <w:marRight w:val="0"/>
      <w:marTop w:val="0"/>
      <w:marBottom w:val="0"/>
      <w:divBdr>
        <w:top w:val="none" w:sz="0" w:space="0" w:color="auto"/>
        <w:left w:val="none" w:sz="0" w:space="0" w:color="auto"/>
        <w:bottom w:val="none" w:sz="0" w:space="0" w:color="auto"/>
        <w:right w:val="none" w:sz="0" w:space="0" w:color="auto"/>
      </w:divBdr>
    </w:div>
    <w:div w:id="1719741969">
      <w:bodyDiv w:val="1"/>
      <w:marLeft w:val="0"/>
      <w:marRight w:val="0"/>
      <w:marTop w:val="0"/>
      <w:marBottom w:val="0"/>
      <w:divBdr>
        <w:top w:val="none" w:sz="0" w:space="0" w:color="auto"/>
        <w:left w:val="none" w:sz="0" w:space="0" w:color="auto"/>
        <w:bottom w:val="none" w:sz="0" w:space="0" w:color="auto"/>
        <w:right w:val="none" w:sz="0" w:space="0" w:color="auto"/>
      </w:divBdr>
    </w:div>
    <w:div w:id="1746997219">
      <w:bodyDiv w:val="1"/>
      <w:marLeft w:val="0"/>
      <w:marRight w:val="0"/>
      <w:marTop w:val="0"/>
      <w:marBottom w:val="0"/>
      <w:divBdr>
        <w:top w:val="none" w:sz="0" w:space="0" w:color="auto"/>
        <w:left w:val="none" w:sz="0" w:space="0" w:color="auto"/>
        <w:bottom w:val="none" w:sz="0" w:space="0" w:color="auto"/>
        <w:right w:val="none" w:sz="0" w:space="0" w:color="auto"/>
      </w:divBdr>
    </w:div>
    <w:div w:id="1850606100">
      <w:bodyDiv w:val="1"/>
      <w:marLeft w:val="0"/>
      <w:marRight w:val="0"/>
      <w:marTop w:val="0"/>
      <w:marBottom w:val="0"/>
      <w:divBdr>
        <w:top w:val="none" w:sz="0" w:space="0" w:color="auto"/>
        <w:left w:val="none" w:sz="0" w:space="0" w:color="auto"/>
        <w:bottom w:val="none" w:sz="0" w:space="0" w:color="auto"/>
        <w:right w:val="none" w:sz="0" w:space="0" w:color="auto"/>
      </w:divBdr>
    </w:div>
    <w:div w:id="1900552721">
      <w:bodyDiv w:val="1"/>
      <w:marLeft w:val="0"/>
      <w:marRight w:val="0"/>
      <w:marTop w:val="0"/>
      <w:marBottom w:val="0"/>
      <w:divBdr>
        <w:top w:val="none" w:sz="0" w:space="0" w:color="auto"/>
        <w:left w:val="none" w:sz="0" w:space="0" w:color="auto"/>
        <w:bottom w:val="none" w:sz="0" w:space="0" w:color="auto"/>
        <w:right w:val="none" w:sz="0" w:space="0" w:color="auto"/>
      </w:divBdr>
    </w:div>
    <w:div w:id="1910071449">
      <w:bodyDiv w:val="1"/>
      <w:marLeft w:val="0"/>
      <w:marRight w:val="0"/>
      <w:marTop w:val="0"/>
      <w:marBottom w:val="0"/>
      <w:divBdr>
        <w:top w:val="none" w:sz="0" w:space="0" w:color="auto"/>
        <w:left w:val="none" w:sz="0" w:space="0" w:color="auto"/>
        <w:bottom w:val="none" w:sz="0" w:space="0" w:color="auto"/>
        <w:right w:val="none" w:sz="0" w:space="0" w:color="auto"/>
      </w:divBdr>
    </w:div>
    <w:div w:id="1916620349">
      <w:bodyDiv w:val="1"/>
      <w:marLeft w:val="0"/>
      <w:marRight w:val="0"/>
      <w:marTop w:val="0"/>
      <w:marBottom w:val="0"/>
      <w:divBdr>
        <w:top w:val="none" w:sz="0" w:space="0" w:color="auto"/>
        <w:left w:val="none" w:sz="0" w:space="0" w:color="auto"/>
        <w:bottom w:val="none" w:sz="0" w:space="0" w:color="auto"/>
        <w:right w:val="none" w:sz="0" w:space="0" w:color="auto"/>
      </w:divBdr>
    </w:div>
    <w:div w:id="209311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vishkaHashenu99/ElectroGrid"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customXml" Target="ink/ink1.xml"/><Relationship Id="rId42" Type="http://schemas.openxmlformats.org/officeDocument/2006/relationships/image" Target="media/image28.png"/><Relationship Id="rId47" Type="http://schemas.openxmlformats.org/officeDocument/2006/relationships/hyperlink" Target="https://mvnrepository.com/artifact/mysql/mysql-connector-java"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hyperlink" Target="https://mvnrepository.com/artifact/org.glassfish.jersey.containers/jersey-container-servlet"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mvnrepository.com/artifact/org.junit.platform/junit-platform-launcher"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eclipse-ee4j.github.io/jersey.github.io/documentation/latest/index.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AvishkaHashenu99/ElectroGrid.gi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mvnrepository.com/artifact/com.google.code.gson/gson"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yperlink" Target="https://mvnrepository.com/artifact/org.glassfish.jersey.inject/jersey-hk2" TargetMode="External"/><Relationship Id="rId20" Type="http://schemas.openxmlformats.org/officeDocument/2006/relationships/image" Target="media/image7.png"/><Relationship Id="rId41" Type="http://schemas.openxmlformats.org/officeDocument/2006/relationships/image" Target="media/image27.JPG"/><Relationship Id="rId1" Type="http://schemas.openxmlformats.org/officeDocument/2006/relationships/customXml" Target="../customXml/item1.xml"/><Relationship Id="rId6"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13:01:44.959"/>
    </inkml:context>
    <inkml:brush xml:id="br0">
      <inkml:brushProperty name="width" value="0.05" units="cm"/>
      <inkml:brushProperty name="height" value="0.05" units="cm"/>
    </inkml:brush>
    <inkml:brush xml:id="br1">
      <inkml:brushProperty name="width" value="0.04997" units="cm"/>
      <inkml:brushProperty name="height" value="0.04997" units="cm"/>
    </inkml:brush>
  </inkml:definitions>
  <inkml:trace contextRef="#ctx0" brushRef="#br0">21 0 24575,'0'0'-8191</inkml:trace>
  <inkml:trace contextRef="#ctx0" brushRef="#br0" timeOffset="720.85">34 11 24575,'0'0'-8191</inkml:trace>
  <inkml:trace contextRef="#ctx0" brushRef="#br0" timeOffset="2435.27">10 23 24575,'0'0'-8191</inkml:trace>
  <inkml:trace contextRef="#ctx0" brushRef="#br0" timeOffset="4202.33">35 46 24575,'0'0'-8191</inkml:trace>
  <inkml:trace contextRef="#ctx0" brushRef="#br1" timeOffset="33217.74">1 19 24575,'0'0'-8191</inkml:trace>
  <inkml:trace contextRef="#ctx0" brushRef="#br1" timeOffset="34346.46">26 19 24575,'0'0'-8191</inkml:trace>
  <inkml:trace contextRef="#ctx0" brushRef="#br1" timeOffset="36011.22">32 19 24575,'0'0'-8191</inkml:trace>
  <inkml:trace contextRef="#ctx0" brushRef="#br1" timeOffset="36991.67">42 19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543B230D13A6409C4D1C14C9252F39" ma:contentTypeVersion="11" ma:contentTypeDescription="Create a new document." ma:contentTypeScope="" ma:versionID="2c0708e21ae2bbd5858f5dcd9e1b949e">
  <xsd:schema xmlns:xsd="http://www.w3.org/2001/XMLSchema" xmlns:xs="http://www.w3.org/2001/XMLSchema" xmlns:p="http://schemas.microsoft.com/office/2006/metadata/properties" xmlns:ns2="78695432-4162-495d-8d6c-02914bacbb8c" xmlns:ns3="336536cb-daa3-4920-8f8b-3f6dc1447e28" targetNamespace="http://schemas.microsoft.com/office/2006/metadata/properties" ma:root="true" ma:fieldsID="17f8d778660c321a2973261fb17cefc2" ns2:_="" ns3:_="">
    <xsd:import namespace="78695432-4162-495d-8d6c-02914bacbb8c"/>
    <xsd:import namespace="336536cb-daa3-4920-8f8b-3f6dc1447e2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695432-4162-495d-8d6c-02914bacbb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36536cb-daa3-4920-8f8b-3f6dc1447e2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F03F439-5A0E-454E-8D17-7D2ABF7FE6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695432-4162-495d-8d6c-02914bacbb8c"/>
    <ds:schemaRef ds:uri="336536cb-daa3-4920-8f8b-3f6dc1447e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05DE144-E796-412F-9769-ED1C4568C2CF}">
  <ds:schemaRefs>
    <ds:schemaRef ds:uri="http://schemas.microsoft.com/sharepoint/v3/contenttype/forms"/>
  </ds:schemaRefs>
</ds:datastoreItem>
</file>

<file path=customXml/itemProps3.xml><?xml version="1.0" encoding="utf-8"?>
<ds:datastoreItem xmlns:ds="http://schemas.openxmlformats.org/officeDocument/2006/customXml" ds:itemID="{F41139E8-D245-4131-928A-5EE87C6C6B42}">
  <ds:schemaRefs>
    <ds:schemaRef ds:uri="http://schemas.openxmlformats.org/officeDocument/2006/bibliography"/>
  </ds:schemaRefs>
</ds:datastoreItem>
</file>

<file path=customXml/itemProps4.xml><?xml version="1.0" encoding="utf-8"?>
<ds:datastoreItem xmlns:ds="http://schemas.openxmlformats.org/officeDocument/2006/customXml" ds:itemID="{52D8DFCD-003E-483B-9677-0ACF42EFFA1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34</Pages>
  <Words>4940</Words>
  <Characters>28163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33037</CharactersWithSpaces>
  <SharedDoc>false</SharedDoc>
  <HLinks>
    <vt:vector size="48" baseType="variant">
      <vt:variant>
        <vt:i4>1441868</vt:i4>
      </vt:variant>
      <vt:variant>
        <vt:i4>21</vt:i4>
      </vt:variant>
      <vt:variant>
        <vt:i4>0</vt:i4>
      </vt:variant>
      <vt:variant>
        <vt:i4>5</vt:i4>
      </vt:variant>
      <vt:variant>
        <vt:lpwstr>https://mvnrepository.com/artifact/org.junit.platform/junit-platform-launcher</vt:lpwstr>
      </vt:variant>
      <vt:variant>
        <vt:lpwstr/>
      </vt:variant>
      <vt:variant>
        <vt:i4>262167</vt:i4>
      </vt:variant>
      <vt:variant>
        <vt:i4>18</vt:i4>
      </vt:variant>
      <vt:variant>
        <vt:i4>0</vt:i4>
      </vt:variant>
      <vt:variant>
        <vt:i4>5</vt:i4>
      </vt:variant>
      <vt:variant>
        <vt:lpwstr>https://mvnrepository.com/artifact/com.google.code.gson/gson</vt:lpwstr>
      </vt:variant>
      <vt:variant>
        <vt:lpwstr/>
      </vt:variant>
      <vt:variant>
        <vt:i4>131140</vt:i4>
      </vt:variant>
      <vt:variant>
        <vt:i4>15</vt:i4>
      </vt:variant>
      <vt:variant>
        <vt:i4>0</vt:i4>
      </vt:variant>
      <vt:variant>
        <vt:i4>5</vt:i4>
      </vt:variant>
      <vt:variant>
        <vt:lpwstr>https://mvnrepository.com/artifact/mysql/mysql-connector-java</vt:lpwstr>
      </vt:variant>
      <vt:variant>
        <vt:lpwstr/>
      </vt:variant>
      <vt:variant>
        <vt:i4>1769560</vt:i4>
      </vt:variant>
      <vt:variant>
        <vt:i4>12</vt:i4>
      </vt:variant>
      <vt:variant>
        <vt:i4>0</vt:i4>
      </vt:variant>
      <vt:variant>
        <vt:i4>5</vt:i4>
      </vt:variant>
      <vt:variant>
        <vt:lpwstr>https://mvnrepository.com/artifact/org.glassfish.jersey.inject/jersey-hk2</vt:lpwstr>
      </vt:variant>
      <vt:variant>
        <vt:lpwstr/>
      </vt:variant>
      <vt:variant>
        <vt:i4>2555965</vt:i4>
      </vt:variant>
      <vt:variant>
        <vt:i4>9</vt:i4>
      </vt:variant>
      <vt:variant>
        <vt:i4>0</vt:i4>
      </vt:variant>
      <vt:variant>
        <vt:i4>5</vt:i4>
      </vt:variant>
      <vt:variant>
        <vt:lpwstr>https://mvnrepository.com/artifact/org.glassfish.jersey.containers/jersey-container-servlet</vt:lpwstr>
      </vt:variant>
      <vt:variant>
        <vt:lpwstr/>
      </vt:variant>
      <vt:variant>
        <vt:i4>2359353</vt:i4>
      </vt:variant>
      <vt:variant>
        <vt:i4>6</vt:i4>
      </vt:variant>
      <vt:variant>
        <vt:i4>0</vt:i4>
      </vt:variant>
      <vt:variant>
        <vt:i4>5</vt:i4>
      </vt:variant>
      <vt:variant>
        <vt:lpwstr>https://eclipse-ee4j.github.io/jersey.github.io/documentation/latest/index.html</vt:lpwstr>
      </vt:variant>
      <vt:variant>
        <vt:lpwstr/>
      </vt:variant>
      <vt:variant>
        <vt:i4>3670142</vt:i4>
      </vt:variant>
      <vt:variant>
        <vt:i4>3</vt:i4>
      </vt:variant>
      <vt:variant>
        <vt:i4>0</vt:i4>
      </vt:variant>
      <vt:variant>
        <vt:i4>5</vt:i4>
      </vt:variant>
      <vt:variant>
        <vt:lpwstr>https://github.com/AvishkaHashenu99/ElectroGrid.git</vt:lpwstr>
      </vt:variant>
      <vt:variant>
        <vt:lpwstr/>
      </vt:variant>
      <vt:variant>
        <vt:i4>8323197</vt:i4>
      </vt:variant>
      <vt:variant>
        <vt:i4>0</vt:i4>
      </vt:variant>
      <vt:variant>
        <vt:i4>0</vt:i4>
      </vt:variant>
      <vt:variant>
        <vt:i4>5</vt:i4>
      </vt:variant>
      <vt:variant>
        <vt:lpwstr>https://github.com/AvishkaHashenu99/ElectroGrid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Wijesooriya H.M.A.H. it20186142</dc:creator>
  <cp:keywords/>
  <dc:description/>
  <cp:lastModifiedBy>Wijesooriya H.M.A.H. it20186142</cp:lastModifiedBy>
  <cp:revision>5</cp:revision>
  <cp:lastPrinted>2021-04-24T05:31:00Z</cp:lastPrinted>
  <dcterms:created xsi:type="dcterms:W3CDTF">2022-04-25T16:54:00Z</dcterms:created>
  <dcterms:modified xsi:type="dcterms:W3CDTF">2022-04-26T13:39:00Z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0x01010077543B230D13A6409C4D1C14C9252F39</vt:lpwstr>
  </property>
</Properties>
</file>